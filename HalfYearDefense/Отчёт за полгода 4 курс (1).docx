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1E96" w:rsidRPr="009E4DEC" w:rsidRDefault="00CD1E96" w:rsidP="00CD1E96">
      <w:pPr>
        <w:jc w:val="center"/>
        <w:rPr>
          <w:rFonts w:cs="Times New Roman"/>
          <w:sz w:val="24"/>
          <w:lang w:val="ru-RU"/>
        </w:rPr>
      </w:pPr>
      <w:r w:rsidRPr="009E4DEC">
        <w:rPr>
          <w:rFonts w:cs="Times New Roman"/>
          <w:sz w:val="24"/>
          <w:lang w:val="ru-RU"/>
        </w:rPr>
        <w:t>НАЦИОНАЛЬНЫЙ  ИССЛЕДОВАТЕЛЬСКИЙ</w:t>
      </w:r>
    </w:p>
    <w:p w:rsidR="00CD1E96" w:rsidRPr="009E4DEC" w:rsidRDefault="00CD1E96" w:rsidP="00CD1E96">
      <w:pPr>
        <w:jc w:val="center"/>
        <w:rPr>
          <w:rFonts w:cs="Times New Roman"/>
          <w:sz w:val="24"/>
          <w:lang w:val="ru-RU"/>
        </w:rPr>
      </w:pPr>
      <w:r w:rsidRPr="009E4DEC">
        <w:rPr>
          <w:rFonts w:cs="Times New Roman"/>
          <w:sz w:val="24"/>
          <w:lang w:val="ru-RU"/>
        </w:rPr>
        <w:t>ТОМСКИЙ  ГОСУДАРСТВЕННЫЙ  УНИВЕРСИТЕТ  (НИ ТГУ)</w:t>
      </w:r>
    </w:p>
    <w:p w:rsidR="00CD1E96" w:rsidRPr="009E4DEC" w:rsidRDefault="00CD1E96" w:rsidP="00CD1E96">
      <w:pPr>
        <w:jc w:val="center"/>
        <w:rPr>
          <w:rFonts w:cs="Times New Roman"/>
          <w:sz w:val="24"/>
          <w:lang w:val="ru-RU"/>
        </w:rPr>
      </w:pPr>
      <w:r w:rsidRPr="009E4DEC">
        <w:rPr>
          <w:rFonts w:cs="Times New Roman"/>
          <w:sz w:val="24"/>
          <w:lang w:val="ru-RU"/>
        </w:rPr>
        <w:t>Радиофизический факультет</w:t>
      </w:r>
    </w:p>
    <w:p w:rsidR="00CD1E96" w:rsidRPr="009E4DEC" w:rsidRDefault="00CD1E96" w:rsidP="00CD1E96">
      <w:pPr>
        <w:jc w:val="center"/>
        <w:rPr>
          <w:rFonts w:cs="Times New Roman"/>
          <w:sz w:val="24"/>
          <w:lang w:val="ru-RU"/>
        </w:rPr>
      </w:pPr>
      <w:r w:rsidRPr="009E4DEC">
        <w:rPr>
          <w:rFonts w:cs="Times New Roman"/>
          <w:sz w:val="24"/>
          <w:lang w:val="ru-RU"/>
        </w:rPr>
        <w:t xml:space="preserve">Кафедра </w:t>
      </w:r>
      <w:r>
        <w:rPr>
          <w:rFonts w:cs="Times New Roman"/>
          <w:lang w:val="ru-RU"/>
        </w:rPr>
        <w:t>информационных технологий в исследовании дискретных структур</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spacing w:before="120"/>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Default="009960FC" w:rsidP="00CD1E96">
      <w:pPr>
        <w:jc w:val="center"/>
        <w:rPr>
          <w:color w:val="000000"/>
          <w:sz w:val="27"/>
          <w:szCs w:val="27"/>
          <w:lang w:val="ru-RU"/>
        </w:rPr>
      </w:pPr>
      <w:r w:rsidRPr="009960FC">
        <w:rPr>
          <w:color w:val="000000"/>
          <w:sz w:val="27"/>
          <w:szCs w:val="27"/>
          <w:lang w:val="ru-RU"/>
        </w:rPr>
        <w:t>ОТЧЁТ ПО НАУЧНО-ИССЛЕДОВАТЕЛЬСКОЙ РАБОТЕ</w:t>
      </w:r>
    </w:p>
    <w:p w:rsidR="009960FC" w:rsidRPr="009960FC" w:rsidRDefault="009960FC"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 xml:space="preserve">ПРОГРАММНАЯ РЕАЛИЗАЦИЯ </w:t>
      </w:r>
      <w:r w:rsidR="00CC1E33">
        <w:rPr>
          <w:rFonts w:cs="Times New Roman"/>
          <w:lang w:val="ru-RU"/>
        </w:rPr>
        <w:t>АЛГОРИТМА НАХОЖДЕНИЯ ПРАВОГО ЧАСТНОГО</w:t>
      </w:r>
    </w:p>
    <w:p w:rsidR="00CD1E96" w:rsidRPr="009E4DEC" w:rsidRDefault="00CD1E96" w:rsidP="00CD1E96">
      <w:pPr>
        <w:jc w:val="center"/>
        <w:rPr>
          <w:rFonts w:cs="Times New Roman"/>
          <w:sz w:val="24"/>
          <w:lang w:val="ru-RU"/>
        </w:rPr>
      </w:pPr>
      <w:r w:rsidRPr="009E4DEC">
        <w:rPr>
          <w:rFonts w:cs="Times New Roman"/>
          <w:sz w:val="24"/>
          <w:lang w:val="ru-RU"/>
        </w:rPr>
        <w:t>по основной образовательной программе подготовки бакалавров</w:t>
      </w:r>
    </w:p>
    <w:p w:rsidR="00CD1E96" w:rsidRPr="009E4DEC" w:rsidRDefault="00CD1E96" w:rsidP="00CD1E96">
      <w:pPr>
        <w:spacing w:before="120"/>
        <w:jc w:val="center"/>
        <w:rPr>
          <w:rFonts w:cs="Times New Roman"/>
          <w:sz w:val="24"/>
          <w:lang w:val="ru-RU"/>
        </w:rPr>
      </w:pPr>
      <w:r w:rsidRPr="009E4DEC">
        <w:rPr>
          <w:rFonts w:cs="Times New Roman"/>
          <w:sz w:val="24"/>
          <w:lang w:val="ru-RU"/>
        </w:rPr>
        <w:t>Направление подготовки 03.03.03 – Радиофизика</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Сотников Александр Павлович</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 xml:space="preserve">Руководитель </w:t>
      </w:r>
      <w:r w:rsidRPr="0037124C">
        <w:rPr>
          <w:rFonts w:cs="Times New Roman"/>
          <w:sz w:val="24"/>
          <w:highlight w:val="yellow"/>
          <w:lang w:val="ru-RU"/>
          <w:rPrChange w:id="0" w:author="Хамяк" w:date="2017-12-22T11:19:00Z">
            <w:rPr>
              <w:rFonts w:cs="Times New Roman"/>
              <w:sz w:val="24"/>
              <w:lang w:val="ru-RU"/>
            </w:rPr>
          </w:rPrChange>
        </w:rPr>
        <w:t>практики</w:t>
      </w:r>
    </w:p>
    <w:p w:rsidR="00CD1E96" w:rsidRDefault="00CD1E96" w:rsidP="00CD1E96">
      <w:pPr>
        <w:ind w:left="6000"/>
        <w:jc w:val="right"/>
        <w:rPr>
          <w:lang w:val="ru-RU"/>
        </w:rPr>
      </w:pPr>
      <w:r w:rsidRPr="009E4DEC">
        <w:rPr>
          <w:rFonts w:cs="Times New Roman"/>
          <w:lang w:val="ru-RU"/>
        </w:rPr>
        <w:t>к</w:t>
      </w:r>
      <w:r>
        <w:rPr>
          <w:rFonts w:cs="Times New Roman"/>
          <w:lang w:val="ru-RU"/>
        </w:rPr>
        <w:t>анд</w:t>
      </w:r>
      <w:r w:rsidRPr="009E4DEC">
        <w:rPr>
          <w:rFonts w:cs="Times New Roman"/>
          <w:lang w:val="ru-RU"/>
        </w:rPr>
        <w:t>.</w:t>
      </w:r>
      <w:r>
        <w:rPr>
          <w:rFonts w:cs="Times New Roman"/>
          <w:lang w:val="ru-RU"/>
        </w:rPr>
        <w:t xml:space="preserve"> тех</w:t>
      </w:r>
      <w:r w:rsidRPr="009E4DEC">
        <w:rPr>
          <w:rFonts w:cs="Times New Roman"/>
          <w:lang w:val="ru-RU"/>
        </w:rPr>
        <w:t>.</w:t>
      </w:r>
      <w:r>
        <w:rPr>
          <w:rFonts w:cs="Times New Roman"/>
          <w:lang w:val="ru-RU"/>
        </w:rPr>
        <w:t xml:space="preserve"> </w:t>
      </w:r>
      <w:r w:rsidRPr="009E4DEC">
        <w:rPr>
          <w:rFonts w:cs="Times New Roman"/>
          <w:lang w:val="ru-RU"/>
        </w:rPr>
        <w:t>н</w:t>
      </w:r>
      <w:r>
        <w:rPr>
          <w:rFonts w:cs="Times New Roman"/>
          <w:lang w:val="ru-RU"/>
        </w:rPr>
        <w:t>аук</w:t>
      </w:r>
      <w:r w:rsidRPr="009E4DEC">
        <w:rPr>
          <w:sz w:val="24"/>
          <w:lang w:val="ru-RU"/>
        </w:rPr>
        <w:t xml:space="preserve"> </w:t>
      </w:r>
    </w:p>
    <w:p w:rsidR="00CD1E96" w:rsidRPr="009E4DEC" w:rsidRDefault="00CD1E96" w:rsidP="00CD1E96">
      <w:pPr>
        <w:ind w:left="6000"/>
        <w:jc w:val="right"/>
        <w:rPr>
          <w:sz w:val="24"/>
          <w:lang w:val="ru-RU"/>
        </w:rPr>
      </w:pPr>
      <w:r w:rsidRPr="009E4DEC">
        <w:rPr>
          <w:sz w:val="24"/>
          <w:lang w:val="ru-RU"/>
        </w:rPr>
        <w:t>____________</w:t>
      </w:r>
      <w:r w:rsidRPr="009E4DEC">
        <w:rPr>
          <w:rFonts w:cs="Times New Roman"/>
          <w:lang w:val="ru-RU"/>
        </w:rPr>
        <w:t xml:space="preserve"> </w:t>
      </w:r>
      <w:r>
        <w:rPr>
          <w:rFonts w:cs="Times New Roman"/>
          <w:lang w:val="ru-RU"/>
        </w:rPr>
        <w:t>Н</w:t>
      </w:r>
      <w:r w:rsidRPr="009E4DEC">
        <w:rPr>
          <w:rFonts w:cs="Times New Roman"/>
          <w:lang w:val="ru-RU"/>
        </w:rPr>
        <w:t>.</w:t>
      </w:r>
      <w:r>
        <w:rPr>
          <w:rFonts w:cs="Times New Roman"/>
          <w:lang w:val="ru-RU"/>
        </w:rPr>
        <w:t>В</w:t>
      </w:r>
      <w:r w:rsidRPr="009E4DEC">
        <w:rPr>
          <w:rFonts w:cs="Times New Roman"/>
          <w:lang w:val="ru-RU"/>
        </w:rPr>
        <w:t xml:space="preserve">. </w:t>
      </w:r>
      <w:proofErr w:type="spellStart"/>
      <w:r>
        <w:rPr>
          <w:rFonts w:cs="Times New Roman"/>
          <w:lang w:val="ru-RU"/>
        </w:rPr>
        <w:t>Шабалдина</w:t>
      </w:r>
      <w:proofErr w:type="spellEnd"/>
    </w:p>
    <w:p w:rsidR="00CD1E96" w:rsidRPr="009E4DEC" w:rsidRDefault="00CD1E96" w:rsidP="00CD1E96">
      <w:pPr>
        <w:ind w:left="6000"/>
        <w:jc w:val="right"/>
        <w:rPr>
          <w:sz w:val="24"/>
          <w:lang w:val="ru-RU"/>
        </w:rPr>
      </w:pPr>
      <w:r w:rsidRPr="009E4DEC">
        <w:rPr>
          <w:sz w:val="24"/>
          <w:lang w:val="ru-RU"/>
        </w:rPr>
        <w:t>«_____»__________2017 г.</w:t>
      </w: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Автор работы</w:t>
      </w:r>
    </w:p>
    <w:p w:rsidR="00CD1E96" w:rsidRPr="009E4DEC" w:rsidRDefault="00CD1E96" w:rsidP="00CD1E96">
      <w:pPr>
        <w:jc w:val="right"/>
        <w:rPr>
          <w:rFonts w:cs="Times New Roman"/>
          <w:sz w:val="24"/>
          <w:lang w:val="ru-RU"/>
        </w:rPr>
      </w:pPr>
      <w:r w:rsidRPr="009E4DEC">
        <w:rPr>
          <w:rFonts w:cs="Times New Roman"/>
          <w:sz w:val="24"/>
          <w:lang w:val="ru-RU"/>
        </w:rPr>
        <w:t xml:space="preserve"> студент группы № 74</w:t>
      </w:r>
      <w:r>
        <w:rPr>
          <w:rFonts w:cs="Times New Roman"/>
          <w:lang w:val="ru-RU"/>
        </w:rPr>
        <w:t>6</w:t>
      </w:r>
    </w:p>
    <w:p w:rsidR="00CD1E96" w:rsidRPr="009E4DEC" w:rsidRDefault="00CD1E96" w:rsidP="00CD1E96">
      <w:pPr>
        <w:spacing w:before="120"/>
        <w:jc w:val="right"/>
        <w:rPr>
          <w:rFonts w:cs="Times New Roman"/>
          <w:sz w:val="24"/>
          <w:lang w:val="ru-RU"/>
        </w:rPr>
      </w:pPr>
      <w:r w:rsidRPr="009E4DEC">
        <w:rPr>
          <w:rFonts w:cs="Times New Roman"/>
          <w:sz w:val="24"/>
          <w:lang w:val="ru-RU"/>
        </w:rPr>
        <w:t>_____________А.</w:t>
      </w:r>
      <w:r>
        <w:rPr>
          <w:rFonts w:cs="Times New Roman"/>
          <w:lang w:val="ru-RU"/>
        </w:rPr>
        <w:t>П</w:t>
      </w:r>
      <w:r w:rsidRPr="009E4DEC">
        <w:rPr>
          <w:rFonts w:cs="Times New Roman"/>
          <w:sz w:val="24"/>
          <w:lang w:val="ru-RU"/>
        </w:rPr>
        <w:t xml:space="preserve">. </w:t>
      </w:r>
      <w:r>
        <w:rPr>
          <w:rFonts w:cs="Times New Roman"/>
          <w:lang w:val="ru-RU"/>
        </w:rPr>
        <w:t>Сотников</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i/>
          <w:sz w:val="24"/>
          <w:lang w:val="ru-RU"/>
        </w:rPr>
      </w:pPr>
    </w:p>
    <w:p w:rsidR="00CD1E96" w:rsidRPr="009E4DEC" w:rsidRDefault="00CD1E96" w:rsidP="00CD1E96">
      <w:pPr>
        <w:rPr>
          <w:rFonts w:cs="Times New Roman"/>
          <w:sz w:val="24"/>
          <w:lang w:val="ru-RU"/>
        </w:rPr>
      </w:pPr>
    </w:p>
    <w:p w:rsidR="00CD1E96" w:rsidRPr="007C2CD4" w:rsidRDefault="00CD1E96" w:rsidP="00CD1E96">
      <w:pPr>
        <w:jc w:val="center"/>
        <w:rPr>
          <w:rFonts w:ascii="Calibri" w:hAnsi="Calibri"/>
          <w:sz w:val="24"/>
          <w:lang w:val="ru-RU"/>
        </w:rPr>
      </w:pPr>
      <w:r w:rsidRPr="007C2CD4">
        <w:rPr>
          <w:rFonts w:cs="Times New Roman"/>
          <w:sz w:val="24"/>
          <w:lang w:val="ru-RU"/>
        </w:rPr>
        <w:t>Томск-2017</w:t>
      </w:r>
    </w:p>
    <w:sdt>
      <w:sdtPr>
        <w:rPr>
          <w:rFonts w:ascii="Times New Roman" w:eastAsia="Times New Roman" w:hAnsi="Times New Roman" w:cs="Calibri"/>
          <w:b w:val="0"/>
          <w:bCs w:val="0"/>
          <w:color w:val="auto"/>
          <w:sz w:val="26"/>
          <w:szCs w:val="24"/>
          <w:lang w:val="en-US" w:eastAsia="en-US" w:bidi="en-US"/>
        </w:rPr>
        <w:id w:val="1031838063"/>
        <w:docPartObj>
          <w:docPartGallery w:val="Table of Contents"/>
          <w:docPartUnique/>
        </w:docPartObj>
      </w:sdtPr>
      <w:sdtContent>
        <w:p w:rsidR="005162AC" w:rsidRDefault="005162AC" w:rsidP="0084399C">
          <w:pPr>
            <w:pStyle w:val="ad"/>
            <w:spacing w:line="360" w:lineRule="auto"/>
          </w:pPr>
          <w:r w:rsidRPr="00EF25B9">
            <w:rPr>
              <w:rFonts w:ascii="Times New Roman" w:hAnsi="Times New Roman" w:cs="Times New Roman"/>
              <w:sz w:val="32"/>
              <w:highlight w:val="yellow"/>
              <w:rPrChange w:id="1" w:author="Хамяк" w:date="2017-12-22T11:24:00Z">
                <w:rPr>
                  <w:rFonts w:ascii="Times New Roman" w:hAnsi="Times New Roman" w:cs="Times New Roman"/>
                  <w:sz w:val="32"/>
                </w:rPr>
              </w:rPrChange>
            </w:rPr>
            <w:t>Оглавление</w:t>
          </w:r>
        </w:p>
        <w:p w:rsidR="0084399C" w:rsidRDefault="00C46609" w:rsidP="0084399C">
          <w:pPr>
            <w:pStyle w:val="11"/>
            <w:tabs>
              <w:tab w:val="right" w:leader="dot" w:pos="9345"/>
            </w:tabs>
            <w:spacing w:line="360" w:lineRule="auto"/>
            <w:rPr>
              <w:rFonts w:asciiTheme="minorHAnsi" w:eastAsiaTheme="minorEastAsia" w:hAnsiTheme="minorHAnsi" w:cstheme="minorBidi"/>
              <w:noProof/>
              <w:sz w:val="22"/>
              <w:szCs w:val="22"/>
              <w:lang w:val="ru-RU" w:eastAsia="ru-RU" w:bidi="ar-SA"/>
            </w:rPr>
          </w:pPr>
          <w:r>
            <w:fldChar w:fldCharType="begin"/>
          </w:r>
          <w:r w:rsidR="005162AC">
            <w:instrText xml:space="preserve"> TOC \o "1-3" \h \z \u </w:instrText>
          </w:r>
          <w:r>
            <w:fldChar w:fldCharType="separate"/>
          </w:r>
          <w:hyperlink w:anchor="_Toc501664714" w:history="1">
            <w:r w:rsidR="0084399C" w:rsidRPr="001413F6">
              <w:rPr>
                <w:rStyle w:val="ae"/>
                <w:noProof/>
                <w:lang w:val="ru-RU"/>
              </w:rPr>
              <w:t>Введение</w:t>
            </w:r>
            <w:r w:rsidR="0084399C">
              <w:rPr>
                <w:noProof/>
                <w:webHidden/>
              </w:rPr>
              <w:tab/>
            </w:r>
            <w:r w:rsidR="0084399C">
              <w:rPr>
                <w:noProof/>
                <w:webHidden/>
              </w:rPr>
              <w:fldChar w:fldCharType="begin"/>
            </w:r>
            <w:r w:rsidR="0084399C">
              <w:rPr>
                <w:noProof/>
                <w:webHidden/>
              </w:rPr>
              <w:instrText xml:space="preserve"> PAGEREF _Toc501664714 \h </w:instrText>
            </w:r>
            <w:r w:rsidR="0084399C">
              <w:rPr>
                <w:noProof/>
                <w:webHidden/>
              </w:rPr>
            </w:r>
            <w:r w:rsidR="0084399C">
              <w:rPr>
                <w:noProof/>
                <w:webHidden/>
              </w:rPr>
              <w:fldChar w:fldCharType="separate"/>
            </w:r>
            <w:r w:rsidR="0084399C">
              <w:rPr>
                <w:noProof/>
                <w:webHidden/>
              </w:rPr>
              <w:t>3</w:t>
            </w:r>
            <w:r w:rsidR="0084399C">
              <w:rPr>
                <w:noProof/>
                <w:webHidden/>
              </w:rPr>
              <w:fldChar w:fldCharType="end"/>
            </w:r>
          </w:hyperlink>
        </w:p>
        <w:p w:rsidR="0084399C" w:rsidRDefault="0037124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5" w:history="1">
            <w:r w:rsidR="0084399C" w:rsidRPr="001413F6">
              <w:rPr>
                <w:rStyle w:val="ae"/>
                <w:noProof/>
                <w:lang w:val="ru-RU"/>
              </w:rPr>
              <w:t>1.</w:t>
            </w:r>
            <w:r w:rsidR="0084399C">
              <w:rPr>
                <w:rFonts w:asciiTheme="minorHAnsi" w:eastAsiaTheme="minorEastAsia" w:hAnsiTheme="minorHAnsi" w:cstheme="minorBidi"/>
                <w:noProof/>
                <w:sz w:val="22"/>
                <w:szCs w:val="22"/>
                <w:lang w:val="ru-RU" w:eastAsia="ru-RU" w:bidi="ar-SA"/>
              </w:rPr>
              <w:tab/>
            </w:r>
            <w:r w:rsidR="0084399C" w:rsidRPr="001413F6">
              <w:rPr>
                <w:rStyle w:val="ae"/>
                <w:noProof/>
                <w:lang w:val="ru-RU"/>
              </w:rPr>
              <w:t>Основные определения</w:t>
            </w:r>
            <w:r w:rsidR="0084399C">
              <w:rPr>
                <w:noProof/>
                <w:webHidden/>
              </w:rPr>
              <w:tab/>
            </w:r>
            <w:r w:rsidR="0084399C">
              <w:rPr>
                <w:noProof/>
                <w:webHidden/>
              </w:rPr>
              <w:fldChar w:fldCharType="begin"/>
            </w:r>
            <w:r w:rsidR="0084399C">
              <w:rPr>
                <w:noProof/>
                <w:webHidden/>
              </w:rPr>
              <w:instrText xml:space="preserve"> PAGEREF _Toc501664715 \h </w:instrText>
            </w:r>
            <w:r w:rsidR="0084399C">
              <w:rPr>
                <w:noProof/>
                <w:webHidden/>
              </w:rPr>
            </w:r>
            <w:r w:rsidR="0084399C">
              <w:rPr>
                <w:noProof/>
                <w:webHidden/>
              </w:rPr>
              <w:fldChar w:fldCharType="separate"/>
            </w:r>
            <w:r w:rsidR="0084399C">
              <w:rPr>
                <w:noProof/>
                <w:webHidden/>
              </w:rPr>
              <w:t>4</w:t>
            </w:r>
            <w:r w:rsidR="0084399C">
              <w:rPr>
                <w:noProof/>
                <w:webHidden/>
              </w:rPr>
              <w:fldChar w:fldCharType="end"/>
            </w:r>
          </w:hyperlink>
        </w:p>
        <w:p w:rsidR="0084399C" w:rsidRDefault="0037124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6" w:history="1">
            <w:r w:rsidR="0084399C" w:rsidRPr="001413F6">
              <w:rPr>
                <w:rStyle w:val="ae"/>
                <w:noProof/>
                <w:lang w:val="ru-RU"/>
              </w:rPr>
              <w:t>2.</w:t>
            </w:r>
            <w:r w:rsidR="0084399C">
              <w:rPr>
                <w:rFonts w:asciiTheme="minorHAnsi" w:eastAsiaTheme="minorEastAsia" w:hAnsiTheme="minorHAnsi" w:cstheme="minorBidi"/>
                <w:noProof/>
                <w:sz w:val="22"/>
                <w:szCs w:val="22"/>
                <w:lang w:val="ru-RU" w:eastAsia="ru-RU" w:bidi="ar-SA"/>
              </w:rPr>
              <w:tab/>
            </w:r>
            <w:r w:rsidR="0084399C" w:rsidRPr="001413F6">
              <w:rPr>
                <w:rStyle w:val="ae"/>
                <w:noProof/>
                <w:lang w:val="ru-RU"/>
              </w:rPr>
              <w:t>Построение правого частного</w:t>
            </w:r>
            <w:r w:rsidR="0084399C">
              <w:rPr>
                <w:noProof/>
                <w:webHidden/>
              </w:rPr>
              <w:tab/>
            </w:r>
            <w:r w:rsidR="0084399C">
              <w:rPr>
                <w:noProof/>
                <w:webHidden/>
              </w:rPr>
              <w:fldChar w:fldCharType="begin"/>
            </w:r>
            <w:r w:rsidR="0084399C">
              <w:rPr>
                <w:noProof/>
                <w:webHidden/>
              </w:rPr>
              <w:instrText xml:space="preserve"> PAGEREF _Toc501664716 \h </w:instrText>
            </w:r>
            <w:r w:rsidR="0084399C">
              <w:rPr>
                <w:noProof/>
                <w:webHidden/>
              </w:rPr>
            </w:r>
            <w:r w:rsidR="0084399C">
              <w:rPr>
                <w:noProof/>
                <w:webHidden/>
              </w:rPr>
              <w:fldChar w:fldCharType="separate"/>
            </w:r>
            <w:r w:rsidR="0084399C">
              <w:rPr>
                <w:noProof/>
                <w:webHidden/>
              </w:rPr>
              <w:t>6</w:t>
            </w:r>
            <w:r w:rsidR="0084399C">
              <w:rPr>
                <w:noProof/>
                <w:webHidden/>
              </w:rPr>
              <w:fldChar w:fldCharType="end"/>
            </w:r>
          </w:hyperlink>
        </w:p>
        <w:p w:rsidR="0084399C" w:rsidRDefault="0037124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7" w:history="1">
            <w:r w:rsidR="0084399C" w:rsidRPr="001413F6">
              <w:rPr>
                <w:rStyle w:val="ae"/>
                <w:noProof/>
                <w:lang w:val="ru-RU"/>
              </w:rPr>
              <w:t>3.</w:t>
            </w:r>
            <w:r w:rsidR="0084399C">
              <w:rPr>
                <w:rFonts w:asciiTheme="minorHAnsi" w:eastAsiaTheme="minorEastAsia" w:hAnsiTheme="minorHAnsi" w:cstheme="minorBidi"/>
                <w:noProof/>
                <w:sz w:val="22"/>
                <w:szCs w:val="22"/>
                <w:lang w:val="ru-RU" w:eastAsia="ru-RU" w:bidi="ar-SA"/>
              </w:rPr>
              <w:tab/>
            </w:r>
            <w:r w:rsidR="0084399C" w:rsidRPr="001413F6">
              <w:rPr>
                <w:rStyle w:val="ae"/>
                <w:noProof/>
                <w:lang w:val="ru-RU"/>
              </w:rPr>
              <w:t>Представление данных</w:t>
            </w:r>
            <w:r w:rsidR="0084399C">
              <w:rPr>
                <w:noProof/>
                <w:webHidden/>
              </w:rPr>
              <w:tab/>
            </w:r>
            <w:r w:rsidR="0084399C">
              <w:rPr>
                <w:noProof/>
                <w:webHidden/>
              </w:rPr>
              <w:fldChar w:fldCharType="begin"/>
            </w:r>
            <w:r w:rsidR="0084399C">
              <w:rPr>
                <w:noProof/>
                <w:webHidden/>
              </w:rPr>
              <w:instrText xml:space="preserve"> PAGEREF _Toc501664717 \h </w:instrText>
            </w:r>
            <w:r w:rsidR="0084399C">
              <w:rPr>
                <w:noProof/>
                <w:webHidden/>
              </w:rPr>
            </w:r>
            <w:r w:rsidR="0084399C">
              <w:rPr>
                <w:noProof/>
                <w:webHidden/>
              </w:rPr>
              <w:fldChar w:fldCharType="separate"/>
            </w:r>
            <w:r w:rsidR="0084399C">
              <w:rPr>
                <w:noProof/>
                <w:webHidden/>
              </w:rPr>
              <w:t>8</w:t>
            </w:r>
            <w:r w:rsidR="0084399C">
              <w:rPr>
                <w:noProof/>
                <w:webHidden/>
              </w:rPr>
              <w:fldChar w:fldCharType="end"/>
            </w:r>
          </w:hyperlink>
        </w:p>
        <w:p w:rsidR="0084399C" w:rsidRDefault="0037124C" w:rsidP="0084399C">
          <w:pPr>
            <w:pStyle w:val="11"/>
            <w:tabs>
              <w:tab w:val="left" w:pos="44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8" w:history="1">
            <w:r w:rsidR="0084399C" w:rsidRPr="001413F6">
              <w:rPr>
                <w:rStyle w:val="ae"/>
                <w:noProof/>
                <w:lang w:val="ru-RU"/>
              </w:rPr>
              <w:t>4.</w:t>
            </w:r>
            <w:r w:rsidR="0084399C">
              <w:rPr>
                <w:rFonts w:asciiTheme="minorHAnsi" w:eastAsiaTheme="minorEastAsia" w:hAnsiTheme="minorHAnsi" w:cstheme="minorBidi"/>
                <w:noProof/>
                <w:sz w:val="22"/>
                <w:szCs w:val="22"/>
                <w:lang w:val="ru-RU" w:eastAsia="ru-RU" w:bidi="ar-SA"/>
              </w:rPr>
              <w:tab/>
            </w:r>
            <w:r w:rsidR="0084399C" w:rsidRPr="001413F6">
              <w:rPr>
                <w:rStyle w:val="ae"/>
                <w:noProof/>
                <w:lang w:val="ru-RU"/>
              </w:rPr>
              <w:t>Алгоритмы</w:t>
            </w:r>
            <w:r w:rsidR="0084399C">
              <w:rPr>
                <w:noProof/>
                <w:webHidden/>
              </w:rPr>
              <w:tab/>
            </w:r>
            <w:r w:rsidR="0084399C">
              <w:rPr>
                <w:noProof/>
                <w:webHidden/>
              </w:rPr>
              <w:fldChar w:fldCharType="begin"/>
            </w:r>
            <w:r w:rsidR="0084399C">
              <w:rPr>
                <w:noProof/>
                <w:webHidden/>
              </w:rPr>
              <w:instrText xml:space="preserve"> PAGEREF _Toc501664718 \h </w:instrText>
            </w:r>
            <w:r w:rsidR="0084399C">
              <w:rPr>
                <w:noProof/>
                <w:webHidden/>
              </w:rPr>
            </w:r>
            <w:r w:rsidR="0084399C">
              <w:rPr>
                <w:noProof/>
                <w:webHidden/>
              </w:rPr>
              <w:fldChar w:fldCharType="separate"/>
            </w:r>
            <w:r w:rsidR="0084399C">
              <w:rPr>
                <w:noProof/>
                <w:webHidden/>
              </w:rPr>
              <w:t>10</w:t>
            </w:r>
            <w:r w:rsidR="0084399C">
              <w:rPr>
                <w:noProof/>
                <w:webHidden/>
              </w:rPr>
              <w:fldChar w:fldCharType="end"/>
            </w:r>
          </w:hyperlink>
        </w:p>
        <w:p w:rsidR="0084399C" w:rsidRDefault="0037124C" w:rsidP="0084399C">
          <w:pPr>
            <w:pStyle w:val="21"/>
            <w:tabs>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19" w:history="1">
            <w:r w:rsidR="0084399C" w:rsidRPr="001413F6">
              <w:rPr>
                <w:rStyle w:val="ae"/>
                <w:noProof/>
                <w:lang w:val="ru-RU"/>
              </w:rPr>
              <w:t xml:space="preserve">4.1. </w:t>
            </w:r>
            <w:r w:rsidR="0084399C" w:rsidRPr="001413F6">
              <w:rPr>
                <w:rStyle w:val="ae"/>
                <w:noProof/>
              </w:rPr>
              <w:t>Алгоритм построения пересечения</w:t>
            </w:r>
            <w:r w:rsidR="0084399C">
              <w:rPr>
                <w:noProof/>
                <w:webHidden/>
              </w:rPr>
              <w:tab/>
            </w:r>
            <w:r w:rsidR="0084399C">
              <w:rPr>
                <w:noProof/>
                <w:webHidden/>
              </w:rPr>
              <w:fldChar w:fldCharType="begin"/>
            </w:r>
            <w:r w:rsidR="0084399C">
              <w:rPr>
                <w:noProof/>
                <w:webHidden/>
              </w:rPr>
              <w:instrText xml:space="preserve"> PAGEREF _Toc501664719 \h </w:instrText>
            </w:r>
            <w:r w:rsidR="0084399C">
              <w:rPr>
                <w:noProof/>
                <w:webHidden/>
              </w:rPr>
            </w:r>
            <w:r w:rsidR="0084399C">
              <w:rPr>
                <w:noProof/>
                <w:webHidden/>
              </w:rPr>
              <w:fldChar w:fldCharType="separate"/>
            </w:r>
            <w:r w:rsidR="0084399C">
              <w:rPr>
                <w:noProof/>
                <w:webHidden/>
              </w:rPr>
              <w:t>10</w:t>
            </w:r>
            <w:r w:rsidR="0084399C">
              <w:rPr>
                <w:noProof/>
                <w:webHidden/>
              </w:rPr>
              <w:fldChar w:fldCharType="end"/>
            </w:r>
          </w:hyperlink>
        </w:p>
        <w:p w:rsidR="0084399C" w:rsidRDefault="0037124C" w:rsidP="0084399C">
          <w:pPr>
            <w:pStyle w:val="21"/>
            <w:tabs>
              <w:tab w:val="left" w:pos="880"/>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20" w:history="1">
            <w:r w:rsidR="0084399C" w:rsidRPr="001413F6">
              <w:rPr>
                <w:rStyle w:val="ae"/>
                <w:rFonts w:eastAsiaTheme="majorEastAsia"/>
                <w:noProof/>
              </w:rPr>
              <w:t>4.2.</w:t>
            </w:r>
            <w:r w:rsidR="0084399C">
              <w:rPr>
                <w:rFonts w:asciiTheme="minorHAnsi" w:eastAsiaTheme="minorEastAsia" w:hAnsiTheme="minorHAnsi" w:cstheme="minorBidi"/>
                <w:noProof/>
                <w:sz w:val="22"/>
                <w:szCs w:val="22"/>
                <w:lang w:val="ru-RU" w:eastAsia="ru-RU" w:bidi="ar-SA"/>
              </w:rPr>
              <w:tab/>
            </w:r>
            <w:r w:rsidR="0084399C" w:rsidRPr="001413F6">
              <w:rPr>
                <w:rStyle w:val="ae"/>
                <w:rFonts w:eastAsiaTheme="majorEastAsia"/>
                <w:noProof/>
              </w:rPr>
              <w:t>Алгоритм построения правого частног</w:t>
            </w:r>
            <w:r w:rsidR="0084399C" w:rsidRPr="001413F6">
              <w:rPr>
                <w:rStyle w:val="ae"/>
                <w:noProof/>
              </w:rPr>
              <w:t>о</w:t>
            </w:r>
            <w:r w:rsidR="0084399C">
              <w:rPr>
                <w:noProof/>
                <w:webHidden/>
              </w:rPr>
              <w:tab/>
            </w:r>
            <w:r w:rsidR="0084399C">
              <w:rPr>
                <w:noProof/>
                <w:webHidden/>
              </w:rPr>
              <w:fldChar w:fldCharType="begin"/>
            </w:r>
            <w:r w:rsidR="0084399C">
              <w:rPr>
                <w:noProof/>
                <w:webHidden/>
              </w:rPr>
              <w:instrText xml:space="preserve"> PAGEREF _Toc501664720 \h </w:instrText>
            </w:r>
            <w:r w:rsidR="0084399C">
              <w:rPr>
                <w:noProof/>
                <w:webHidden/>
              </w:rPr>
            </w:r>
            <w:r w:rsidR="0084399C">
              <w:rPr>
                <w:noProof/>
                <w:webHidden/>
              </w:rPr>
              <w:fldChar w:fldCharType="separate"/>
            </w:r>
            <w:r w:rsidR="0084399C">
              <w:rPr>
                <w:noProof/>
                <w:webHidden/>
              </w:rPr>
              <w:t>10</w:t>
            </w:r>
            <w:r w:rsidR="0084399C">
              <w:rPr>
                <w:noProof/>
                <w:webHidden/>
              </w:rPr>
              <w:fldChar w:fldCharType="end"/>
            </w:r>
          </w:hyperlink>
        </w:p>
        <w:p w:rsidR="0084399C" w:rsidRDefault="0037124C" w:rsidP="0084399C">
          <w:pPr>
            <w:pStyle w:val="21"/>
            <w:tabs>
              <w:tab w:val="right" w:leader="dot" w:pos="9345"/>
            </w:tabs>
            <w:spacing w:line="360" w:lineRule="auto"/>
            <w:ind w:left="0"/>
            <w:rPr>
              <w:rFonts w:asciiTheme="minorHAnsi" w:eastAsiaTheme="minorEastAsia" w:hAnsiTheme="minorHAnsi" w:cstheme="minorBidi"/>
              <w:noProof/>
              <w:sz w:val="22"/>
              <w:szCs w:val="22"/>
              <w:lang w:val="ru-RU" w:eastAsia="ru-RU" w:bidi="ar-SA"/>
            </w:rPr>
          </w:pPr>
          <w:hyperlink w:anchor="_Toc501664721" w:history="1">
            <w:r w:rsidR="0084399C" w:rsidRPr="001413F6">
              <w:rPr>
                <w:rStyle w:val="ae"/>
                <w:noProof/>
                <w:lang w:val="ru-RU"/>
              </w:rPr>
              <w:t>Заключение</w:t>
            </w:r>
            <w:r w:rsidR="0084399C">
              <w:rPr>
                <w:noProof/>
                <w:webHidden/>
              </w:rPr>
              <w:tab/>
            </w:r>
            <w:r w:rsidR="0084399C">
              <w:rPr>
                <w:noProof/>
                <w:webHidden/>
              </w:rPr>
              <w:fldChar w:fldCharType="begin"/>
            </w:r>
            <w:r w:rsidR="0084399C">
              <w:rPr>
                <w:noProof/>
                <w:webHidden/>
              </w:rPr>
              <w:instrText xml:space="preserve"> PAGEREF _Toc501664721 \h </w:instrText>
            </w:r>
            <w:r w:rsidR="0084399C">
              <w:rPr>
                <w:noProof/>
                <w:webHidden/>
              </w:rPr>
            </w:r>
            <w:r w:rsidR="0084399C">
              <w:rPr>
                <w:noProof/>
                <w:webHidden/>
              </w:rPr>
              <w:fldChar w:fldCharType="separate"/>
            </w:r>
            <w:r w:rsidR="0084399C">
              <w:rPr>
                <w:noProof/>
                <w:webHidden/>
              </w:rPr>
              <w:t>11</w:t>
            </w:r>
            <w:r w:rsidR="0084399C">
              <w:rPr>
                <w:noProof/>
                <w:webHidden/>
              </w:rPr>
              <w:fldChar w:fldCharType="end"/>
            </w:r>
          </w:hyperlink>
        </w:p>
        <w:p w:rsidR="0084399C" w:rsidRDefault="0037124C" w:rsidP="0084399C">
          <w:pPr>
            <w:pStyle w:val="11"/>
            <w:tabs>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22" w:history="1">
            <w:r w:rsidR="0084399C" w:rsidRPr="001413F6">
              <w:rPr>
                <w:rStyle w:val="ae"/>
                <w:noProof/>
                <w:lang w:val="ru-RU"/>
              </w:rPr>
              <w:t>Литература</w:t>
            </w:r>
            <w:r w:rsidR="0084399C">
              <w:rPr>
                <w:noProof/>
                <w:webHidden/>
              </w:rPr>
              <w:tab/>
            </w:r>
            <w:r w:rsidR="0084399C">
              <w:rPr>
                <w:noProof/>
                <w:webHidden/>
              </w:rPr>
              <w:fldChar w:fldCharType="begin"/>
            </w:r>
            <w:r w:rsidR="0084399C">
              <w:rPr>
                <w:noProof/>
                <w:webHidden/>
              </w:rPr>
              <w:instrText xml:space="preserve"> PAGEREF _Toc501664722 \h </w:instrText>
            </w:r>
            <w:r w:rsidR="0084399C">
              <w:rPr>
                <w:noProof/>
                <w:webHidden/>
              </w:rPr>
            </w:r>
            <w:r w:rsidR="0084399C">
              <w:rPr>
                <w:noProof/>
                <w:webHidden/>
              </w:rPr>
              <w:fldChar w:fldCharType="separate"/>
            </w:r>
            <w:r w:rsidR="0084399C">
              <w:rPr>
                <w:noProof/>
                <w:webHidden/>
              </w:rPr>
              <w:t>12</w:t>
            </w:r>
            <w:r w:rsidR="0084399C">
              <w:rPr>
                <w:noProof/>
                <w:webHidden/>
              </w:rPr>
              <w:fldChar w:fldCharType="end"/>
            </w:r>
          </w:hyperlink>
        </w:p>
        <w:p w:rsidR="0084399C" w:rsidRDefault="0037124C" w:rsidP="0084399C">
          <w:pPr>
            <w:pStyle w:val="11"/>
            <w:tabs>
              <w:tab w:val="right" w:leader="dot" w:pos="9345"/>
            </w:tabs>
            <w:spacing w:line="360" w:lineRule="auto"/>
            <w:rPr>
              <w:rFonts w:asciiTheme="minorHAnsi" w:eastAsiaTheme="minorEastAsia" w:hAnsiTheme="minorHAnsi" w:cstheme="minorBidi"/>
              <w:noProof/>
              <w:sz w:val="22"/>
              <w:szCs w:val="22"/>
              <w:lang w:val="ru-RU" w:eastAsia="ru-RU" w:bidi="ar-SA"/>
            </w:rPr>
          </w:pPr>
          <w:hyperlink w:anchor="_Toc501664723" w:history="1">
            <w:r w:rsidR="0084399C" w:rsidRPr="001413F6">
              <w:rPr>
                <w:rStyle w:val="ae"/>
                <w:noProof/>
                <w:lang w:val="ru-RU"/>
              </w:rPr>
              <w:t>Приложение А</w:t>
            </w:r>
            <w:r w:rsidR="0084399C">
              <w:rPr>
                <w:noProof/>
                <w:webHidden/>
              </w:rPr>
              <w:tab/>
            </w:r>
            <w:r w:rsidR="0084399C">
              <w:rPr>
                <w:noProof/>
                <w:webHidden/>
              </w:rPr>
              <w:fldChar w:fldCharType="begin"/>
            </w:r>
            <w:r w:rsidR="0084399C">
              <w:rPr>
                <w:noProof/>
                <w:webHidden/>
              </w:rPr>
              <w:instrText xml:space="preserve"> PAGEREF _Toc501664723 \h </w:instrText>
            </w:r>
            <w:r w:rsidR="0084399C">
              <w:rPr>
                <w:noProof/>
                <w:webHidden/>
              </w:rPr>
            </w:r>
            <w:r w:rsidR="0084399C">
              <w:rPr>
                <w:noProof/>
                <w:webHidden/>
              </w:rPr>
              <w:fldChar w:fldCharType="separate"/>
            </w:r>
            <w:r w:rsidR="0084399C">
              <w:rPr>
                <w:noProof/>
                <w:webHidden/>
              </w:rPr>
              <w:t>13</w:t>
            </w:r>
            <w:r w:rsidR="0084399C">
              <w:rPr>
                <w:noProof/>
                <w:webHidden/>
              </w:rPr>
              <w:fldChar w:fldCharType="end"/>
            </w:r>
          </w:hyperlink>
        </w:p>
        <w:p w:rsidR="005162AC" w:rsidRDefault="00C46609" w:rsidP="0084399C">
          <w:pPr>
            <w:spacing w:line="360" w:lineRule="auto"/>
          </w:pPr>
          <w:r>
            <w:rPr>
              <w:b/>
              <w:bCs/>
            </w:rPr>
            <w:fldChar w:fldCharType="end"/>
          </w:r>
        </w:p>
      </w:sdtContent>
    </w:sdt>
    <w:p w:rsidR="00E301AF" w:rsidRDefault="00E301AF">
      <w:pPr>
        <w:suppressAutoHyphens w:val="0"/>
        <w:spacing w:after="200" w:line="276" w:lineRule="auto"/>
        <w:rPr>
          <w:rFonts w:ascii="Calibri" w:hAnsi="Calibri"/>
          <w:b/>
          <w:sz w:val="24"/>
          <w:lang w:val="ru-RU"/>
        </w:rPr>
      </w:pPr>
      <w:r>
        <w:rPr>
          <w:rFonts w:ascii="Calibri" w:hAnsi="Calibri"/>
          <w:sz w:val="24"/>
          <w:lang w:val="ru-RU"/>
        </w:rPr>
        <w:br w:type="page"/>
      </w:r>
    </w:p>
    <w:p w:rsidR="00063D16" w:rsidRDefault="00CD1E96" w:rsidP="00E301AF">
      <w:pPr>
        <w:pStyle w:val="1"/>
        <w:rPr>
          <w:lang w:val="ru-RU"/>
        </w:rPr>
      </w:pPr>
      <w:bookmarkStart w:id="2" w:name="_Toc501664714"/>
      <w:r w:rsidRPr="00AE5B9E">
        <w:rPr>
          <w:lang w:val="ru-RU"/>
        </w:rPr>
        <w:lastRenderedPageBreak/>
        <w:t>Введение</w:t>
      </w:r>
      <w:bookmarkEnd w:id="2"/>
    </w:p>
    <w:p w:rsidR="00931AA8" w:rsidRDefault="00931AA8" w:rsidP="00931AA8">
      <w:pPr>
        <w:spacing w:line="360" w:lineRule="auto"/>
        <w:jc w:val="both"/>
        <w:rPr>
          <w:rFonts w:cs="Times New Roman"/>
          <w:bCs/>
          <w:szCs w:val="26"/>
          <w:lang w:val="ru-RU"/>
        </w:rPr>
      </w:pPr>
      <w:r>
        <w:rPr>
          <w:rFonts w:cs="Times New Roman"/>
          <w:bCs/>
          <w:szCs w:val="26"/>
          <w:lang w:val="ru-RU"/>
        </w:rPr>
        <w:t>В настоящее время размер и сложность веб-сервисов стремительно возрастает. Вслед за ними появляются новые атаки, из-за чего остро стоит проблема обеспечения безопасности этих веб-сервисов. Часто атаки производятся через поля ввода пользовательских данных. Отсюда возникает необходимость проверки и фильтрации введённых данных и, возможно, их очистки.</w:t>
      </w:r>
      <w:r w:rsidR="00734140">
        <w:rPr>
          <w:rFonts w:cs="Times New Roman"/>
          <w:bCs/>
          <w:szCs w:val="26"/>
          <w:lang w:val="ru-RU"/>
        </w:rPr>
        <w:t xml:space="preserve"> Для этого код веб-сервиса, написанный на каком-либо языке программирования (например</w:t>
      </w:r>
      <w:ins w:id="3" w:author="Хамяк" w:date="2017-12-22T11:19:00Z">
        <w:r w:rsidR="00111762" w:rsidRPr="00111762">
          <w:rPr>
            <w:rFonts w:cs="Times New Roman"/>
            <w:bCs/>
            <w:szCs w:val="26"/>
            <w:lang w:val="ru-RU"/>
            <w:rPrChange w:id="4" w:author="Хамяк" w:date="2017-12-22T11:19:00Z">
              <w:rPr>
                <w:rFonts w:cs="Times New Roman"/>
                <w:bCs/>
                <w:szCs w:val="26"/>
              </w:rPr>
            </w:rPrChange>
          </w:rPr>
          <w:t>,</w:t>
        </w:r>
      </w:ins>
      <w:r w:rsidR="00734140">
        <w:rPr>
          <w:rFonts w:cs="Times New Roman"/>
          <w:bCs/>
          <w:szCs w:val="26"/>
          <w:lang w:val="ru-RU"/>
        </w:rPr>
        <w:t xml:space="preserve"> </w:t>
      </w:r>
      <w:r w:rsidR="00734140">
        <w:rPr>
          <w:rFonts w:cs="Times New Roman"/>
          <w:bCs/>
          <w:szCs w:val="26"/>
        </w:rPr>
        <w:t>PHP</w:t>
      </w:r>
      <w:r w:rsidR="00734140" w:rsidRPr="00734140">
        <w:rPr>
          <w:rFonts w:cs="Times New Roman"/>
          <w:bCs/>
          <w:szCs w:val="26"/>
          <w:lang w:val="ru-RU"/>
        </w:rPr>
        <w:t>)</w:t>
      </w:r>
      <w:r w:rsidR="00734140">
        <w:rPr>
          <w:rFonts w:cs="Times New Roman"/>
          <w:bCs/>
          <w:szCs w:val="26"/>
          <w:lang w:val="ru-RU"/>
        </w:rPr>
        <w:t xml:space="preserve">, необходимо преобразовать в полуавтоматы. Затем из полуавтоматов собрать один полуавтомат, который моделирует веб-сервис. Далее </w:t>
      </w:r>
      <w:ins w:id="5" w:author="Хамяк" w:date="2017-12-22T11:19:00Z">
        <w:r w:rsidR="00111762">
          <w:rPr>
            <w:rFonts w:cs="Times New Roman"/>
            <w:bCs/>
            <w:szCs w:val="26"/>
            <w:lang w:val="ru-RU"/>
          </w:rPr>
          <w:t xml:space="preserve">строится пересечение этого полуавтомата с полуавтоматом, описывающим шаблоны атак, и если пересечение не пусто, то необходима очистка вводимых пользователем данных, т.к. </w:t>
        </w:r>
      </w:ins>
      <w:ins w:id="6" w:author="Хамяк" w:date="2017-12-22T11:21:00Z">
        <w:r w:rsidR="00111762">
          <w:rPr>
            <w:rFonts w:cs="Times New Roman"/>
            <w:bCs/>
            <w:szCs w:val="26"/>
            <w:lang w:val="ru-RU"/>
          </w:rPr>
          <w:t>возможны атаки</w:t>
        </w:r>
        <w:proofErr w:type="gramStart"/>
        <w:r w:rsidR="00111762">
          <w:rPr>
            <w:rFonts w:cs="Times New Roman"/>
            <w:bCs/>
            <w:szCs w:val="26"/>
            <w:lang w:val="ru-RU"/>
          </w:rPr>
          <w:t>.</w:t>
        </w:r>
        <w:proofErr w:type="gramEnd"/>
        <w:r w:rsidR="00111762">
          <w:rPr>
            <w:rFonts w:cs="Times New Roman"/>
            <w:bCs/>
            <w:szCs w:val="26"/>
            <w:lang w:val="ru-RU"/>
          </w:rPr>
          <w:t xml:space="preserve"> Для того, чтобы знать, что именно из вводимых данных требует очистки, нужно </w:t>
        </w:r>
      </w:ins>
      <w:del w:id="7" w:author="Хамяк" w:date="2017-12-22T11:21:00Z">
        <w:r w:rsidR="00734140" w:rsidDel="00111762">
          <w:rPr>
            <w:rFonts w:cs="Times New Roman"/>
            <w:bCs/>
            <w:szCs w:val="26"/>
            <w:lang w:val="ru-RU"/>
          </w:rPr>
          <w:delText>происходит проверка наличия в коде атак</w:delText>
        </w:r>
        <w:r w:rsidDel="00111762">
          <w:rPr>
            <w:rFonts w:cs="Times New Roman"/>
            <w:bCs/>
            <w:szCs w:val="26"/>
            <w:lang w:val="ru-RU"/>
          </w:rPr>
          <w:delText xml:space="preserve"> </w:delText>
        </w:r>
        <w:r w:rsidR="00734140" w:rsidDel="00111762">
          <w:rPr>
            <w:rFonts w:cs="Times New Roman"/>
            <w:bCs/>
            <w:szCs w:val="26"/>
            <w:lang w:val="ru-RU"/>
          </w:rPr>
          <w:delText>и</w:delText>
        </w:r>
        <w:r w:rsidDel="00111762">
          <w:rPr>
            <w:rFonts w:cs="Times New Roman"/>
            <w:bCs/>
            <w:szCs w:val="26"/>
            <w:lang w:val="ru-RU"/>
          </w:rPr>
          <w:delText xml:space="preserve"> если в введённых пользователем данных есть атака, то её нужно отфильтровать, отсюда возникает </w:delText>
        </w:r>
      </w:del>
      <w:ins w:id="8" w:author="Хамяк" w:date="2017-12-22T11:22:00Z">
        <w:r w:rsidR="00111762">
          <w:rPr>
            <w:rFonts w:cs="Times New Roman"/>
            <w:bCs/>
            <w:szCs w:val="26"/>
            <w:lang w:val="ru-RU"/>
          </w:rPr>
          <w:t>из полученного пересечения вычленить ту часть, которая соответствует вводимым пользователем данным</w:t>
        </w:r>
        <w:proofErr w:type="gramStart"/>
        <w:r w:rsidR="00111762">
          <w:rPr>
            <w:rFonts w:cs="Times New Roman"/>
            <w:bCs/>
            <w:szCs w:val="26"/>
            <w:lang w:val="ru-RU"/>
          </w:rPr>
          <w:t>.</w:t>
        </w:r>
        <w:proofErr w:type="gramEnd"/>
        <w:r w:rsidR="00111762">
          <w:rPr>
            <w:rFonts w:cs="Times New Roman"/>
            <w:bCs/>
            <w:szCs w:val="26"/>
            <w:lang w:val="ru-RU"/>
          </w:rPr>
          <w:t xml:space="preserve"> Для этого может быть </w:t>
        </w:r>
      </w:ins>
      <w:del w:id="9" w:author="Хамяк" w:date="2017-12-22T11:22:00Z">
        <w:r w:rsidDel="00111762">
          <w:rPr>
            <w:rFonts w:cs="Times New Roman"/>
            <w:bCs/>
            <w:szCs w:val="26"/>
            <w:lang w:val="ru-RU"/>
          </w:rPr>
          <w:delText xml:space="preserve">необходимость </w:delText>
        </w:r>
      </w:del>
      <w:ins w:id="10" w:author="Хамяк" w:date="2017-12-22T11:22:00Z">
        <w:r w:rsidR="00111762">
          <w:rPr>
            <w:rFonts w:cs="Times New Roman"/>
            <w:bCs/>
            <w:szCs w:val="26"/>
            <w:lang w:val="ru-RU"/>
          </w:rPr>
          <w:t>использована</w:t>
        </w:r>
        <w:r w:rsidR="00111762">
          <w:rPr>
            <w:rFonts w:cs="Times New Roman"/>
            <w:bCs/>
            <w:szCs w:val="26"/>
            <w:lang w:val="ru-RU"/>
          </w:rPr>
          <w:t xml:space="preserve"> </w:t>
        </w:r>
      </w:ins>
      <w:r>
        <w:rPr>
          <w:rFonts w:cs="Times New Roman"/>
          <w:bCs/>
          <w:szCs w:val="26"/>
          <w:lang w:val="ru-RU"/>
        </w:rPr>
        <w:t>операци</w:t>
      </w:r>
      <w:ins w:id="11" w:author="Хамяк" w:date="2017-12-22T11:22:00Z">
        <w:r w:rsidR="00111762">
          <w:rPr>
            <w:rFonts w:cs="Times New Roman"/>
            <w:bCs/>
            <w:szCs w:val="26"/>
            <w:lang w:val="ru-RU"/>
          </w:rPr>
          <w:t>я</w:t>
        </w:r>
      </w:ins>
      <w:del w:id="12" w:author="Хамяк" w:date="2017-12-22T11:22:00Z">
        <w:r w:rsidDel="00111762">
          <w:rPr>
            <w:rFonts w:cs="Times New Roman"/>
            <w:bCs/>
            <w:szCs w:val="26"/>
            <w:lang w:val="ru-RU"/>
          </w:rPr>
          <w:delText>и</w:delText>
        </w:r>
      </w:del>
      <w:r>
        <w:rPr>
          <w:rFonts w:cs="Times New Roman"/>
          <w:bCs/>
          <w:szCs w:val="26"/>
          <w:lang w:val="ru-RU"/>
        </w:rPr>
        <w:t xml:space="preserve"> правого частного</w:t>
      </w:r>
      <w:r w:rsidR="00734140">
        <w:rPr>
          <w:rFonts w:cs="Times New Roman"/>
          <w:bCs/>
          <w:szCs w:val="26"/>
          <w:lang w:val="ru-RU"/>
        </w:rPr>
        <w:t xml:space="preserve"> на полуавтоматах</w:t>
      </w:r>
      <w:r>
        <w:rPr>
          <w:rFonts w:cs="Times New Roman"/>
          <w:bCs/>
          <w:szCs w:val="26"/>
          <w:lang w:val="ru-RU"/>
        </w:rPr>
        <w:t>.</w:t>
      </w:r>
    </w:p>
    <w:p w:rsidR="00B54104" w:rsidRPr="00931AA8" w:rsidRDefault="00734140" w:rsidP="00931AA8">
      <w:pPr>
        <w:spacing w:line="360" w:lineRule="auto"/>
        <w:jc w:val="both"/>
        <w:rPr>
          <w:rFonts w:cs="Times New Roman"/>
          <w:bCs/>
          <w:szCs w:val="26"/>
          <w:lang w:val="ru-RU"/>
        </w:rPr>
      </w:pPr>
      <w:r>
        <w:rPr>
          <w:rFonts w:cs="Times New Roman"/>
          <w:bCs/>
          <w:szCs w:val="26"/>
          <w:lang w:val="ru-RU"/>
        </w:rPr>
        <w:tab/>
        <w:t>Таким образом</w:t>
      </w:r>
      <w:ins w:id="13" w:author="Хамяк" w:date="2017-12-22T11:22:00Z">
        <w:r w:rsidR="00111762">
          <w:rPr>
            <w:rFonts w:cs="Times New Roman"/>
            <w:bCs/>
            <w:szCs w:val="26"/>
            <w:lang w:val="ru-RU"/>
          </w:rPr>
          <w:t>,</w:t>
        </w:r>
      </w:ins>
      <w:r>
        <w:rPr>
          <w:rFonts w:cs="Times New Roman"/>
          <w:bCs/>
          <w:szCs w:val="26"/>
          <w:lang w:val="ru-RU"/>
        </w:rPr>
        <w:t xml:space="preserve"> можно сформулировать главную </w:t>
      </w:r>
      <w:r w:rsidR="00B54104">
        <w:rPr>
          <w:rFonts w:cs="Times New Roman"/>
          <w:bCs/>
          <w:szCs w:val="26"/>
          <w:lang w:val="ru-RU"/>
        </w:rPr>
        <w:t>цель</w:t>
      </w:r>
      <w:r>
        <w:rPr>
          <w:rFonts w:cs="Times New Roman"/>
          <w:bCs/>
          <w:szCs w:val="26"/>
          <w:lang w:val="ru-RU"/>
        </w:rPr>
        <w:t xml:space="preserve"> данной работы – программная реализация нахождения правого частного на полуавтоматах. Для выполнения поставленной цели необходимо выполнить несколько задач: изучение литературы</w:t>
      </w:r>
      <w:ins w:id="14" w:author="Хамяк" w:date="2017-12-22T11:23:00Z">
        <w:r w:rsidR="00111762">
          <w:rPr>
            <w:rFonts w:cs="Times New Roman"/>
            <w:bCs/>
            <w:szCs w:val="26"/>
            <w:lang w:val="ru-RU"/>
          </w:rPr>
          <w:t>,</w:t>
        </w:r>
      </w:ins>
      <w:r>
        <w:rPr>
          <w:rFonts w:cs="Times New Roman"/>
          <w:bCs/>
          <w:szCs w:val="26"/>
          <w:lang w:val="ru-RU"/>
        </w:rPr>
        <w:t xml:space="preserve"> посвящённой безопасности веб-сервисов, изучение операции правого частного и  её алгоритмизация. Далее необходимо программно реализовать</w:t>
      </w:r>
      <w:r w:rsidR="00B54104">
        <w:rPr>
          <w:rFonts w:cs="Times New Roman"/>
          <w:bCs/>
          <w:szCs w:val="26"/>
          <w:lang w:val="ru-RU"/>
        </w:rPr>
        <w:t xml:space="preserve"> алгоритм и отладить программу.</w:t>
      </w:r>
    </w:p>
    <w:p w:rsidR="0091758A" w:rsidRPr="00B54104" w:rsidRDefault="00931AA8" w:rsidP="00B54104">
      <w:pPr>
        <w:spacing w:line="360" w:lineRule="auto"/>
        <w:ind w:firstLine="708"/>
        <w:jc w:val="both"/>
        <w:rPr>
          <w:rFonts w:cs="Times New Roman"/>
          <w:bCs/>
          <w:szCs w:val="26"/>
          <w:lang w:val="ru-RU"/>
        </w:rPr>
      </w:pPr>
      <w:r>
        <w:rPr>
          <w:rFonts w:cs="Times New Roman"/>
          <w:bCs/>
          <w:szCs w:val="26"/>
          <w:lang w:val="ru-RU"/>
        </w:rPr>
        <w:t>Наши коллеги из Тайваня реализуют метод фильтрации, основанный на логических схемах</w:t>
      </w:r>
      <w:r w:rsidR="00B54104">
        <w:rPr>
          <w:rFonts w:cs="Times New Roman"/>
          <w:bCs/>
          <w:szCs w:val="26"/>
          <w:lang w:val="ru-RU"/>
        </w:rPr>
        <w:t xml:space="preserve"> </w:t>
      </w:r>
      <w:r w:rsidR="00B54104" w:rsidRPr="00B54104">
        <w:rPr>
          <w:rFonts w:cs="Times New Roman"/>
          <w:bCs/>
          <w:szCs w:val="26"/>
          <w:lang w:val="ru-RU"/>
        </w:rPr>
        <w:t>[1]</w:t>
      </w:r>
      <w:r>
        <w:rPr>
          <w:rFonts w:cs="Times New Roman"/>
          <w:bCs/>
          <w:szCs w:val="26"/>
          <w:lang w:val="ru-RU"/>
        </w:rPr>
        <w:t xml:space="preserve">. </w:t>
      </w:r>
      <w:r w:rsidR="00B54104">
        <w:rPr>
          <w:rFonts w:cs="Times New Roman"/>
          <w:bCs/>
          <w:szCs w:val="26"/>
          <w:lang w:val="ru-RU"/>
        </w:rPr>
        <w:t xml:space="preserve">В дальнейшем планируется провести эксперименты и сравнить данные методы. </w:t>
      </w:r>
    </w:p>
    <w:p w:rsidR="007E7715" w:rsidRPr="00B54104" w:rsidRDefault="007E7715" w:rsidP="00F33D4C">
      <w:pPr>
        <w:spacing w:line="360" w:lineRule="auto"/>
        <w:rPr>
          <w:rFonts w:cs="Times New Roman"/>
          <w:bCs/>
          <w:szCs w:val="26"/>
          <w:lang w:val="ru-RU"/>
        </w:rPr>
      </w:pPr>
    </w:p>
    <w:p w:rsidR="007E7715" w:rsidRPr="00B54104" w:rsidRDefault="007E7715" w:rsidP="00F33D4C">
      <w:pPr>
        <w:spacing w:line="360" w:lineRule="auto"/>
        <w:rPr>
          <w:rFonts w:cs="Times New Roman"/>
          <w:bCs/>
          <w:szCs w:val="26"/>
          <w:lang w:val="ru-RU"/>
        </w:rPr>
      </w:pPr>
    </w:p>
    <w:p w:rsidR="00CD1E96" w:rsidRPr="00F33D4C" w:rsidRDefault="00CD1E96">
      <w:pPr>
        <w:suppressAutoHyphens w:val="0"/>
        <w:spacing w:after="200" w:line="276" w:lineRule="auto"/>
        <w:rPr>
          <w:rFonts w:cs="Times New Roman"/>
          <w:bCs/>
          <w:szCs w:val="26"/>
          <w:lang w:val="ru-RU"/>
        </w:rPr>
      </w:pPr>
      <w:r w:rsidRPr="00F33D4C">
        <w:rPr>
          <w:rFonts w:cs="Times New Roman"/>
          <w:bCs/>
          <w:szCs w:val="26"/>
          <w:lang w:val="ru-RU"/>
        </w:rPr>
        <w:br w:type="page"/>
      </w:r>
    </w:p>
    <w:p w:rsidR="00CD1E96" w:rsidRPr="007E7715" w:rsidRDefault="00CD1E96" w:rsidP="0091758A">
      <w:pPr>
        <w:pStyle w:val="1"/>
        <w:numPr>
          <w:ilvl w:val="0"/>
          <w:numId w:val="7"/>
        </w:numPr>
        <w:rPr>
          <w:lang w:val="ru-RU"/>
        </w:rPr>
      </w:pPr>
      <w:bookmarkStart w:id="15" w:name="_Toc501664715"/>
      <w:r w:rsidRPr="007E7715">
        <w:rPr>
          <w:lang w:val="ru-RU"/>
        </w:rPr>
        <w:lastRenderedPageBreak/>
        <w:t>Основные определения</w:t>
      </w:r>
      <w:bookmarkEnd w:id="15"/>
    </w:p>
    <w:p w:rsidR="008415DB" w:rsidRPr="00AD4C49" w:rsidRDefault="008415DB" w:rsidP="008415DB">
      <w:pPr>
        <w:spacing w:line="360" w:lineRule="auto"/>
        <w:ind w:firstLine="360"/>
        <w:jc w:val="both"/>
        <w:rPr>
          <w:rFonts w:cs="Times New Roman"/>
          <w:bCs/>
          <w:szCs w:val="26"/>
          <w:lang w:val="ru-RU"/>
        </w:rPr>
      </w:pPr>
      <w:r w:rsidRPr="00750F96">
        <w:rPr>
          <w:rFonts w:cs="Times New Roman"/>
          <w:b/>
          <w:bCs/>
          <w:szCs w:val="26"/>
          <w:lang w:val="ru-RU"/>
        </w:rPr>
        <w:t>Автомат</w:t>
      </w:r>
      <w:r w:rsidRPr="00AD4C49">
        <w:rPr>
          <w:rFonts w:cs="Times New Roman"/>
          <w:bCs/>
          <w:szCs w:val="26"/>
          <w:lang w:val="ru-RU"/>
        </w:rPr>
        <w:t xml:space="preserve"> – математическая модель с памятью, которая на определенный входной символ выдаёт определенный выходной символ. Памятью являются состояния</w:t>
      </w:r>
      <w:r w:rsidR="000773A8">
        <w:rPr>
          <w:rFonts w:cs="Times New Roman"/>
          <w:bCs/>
          <w:szCs w:val="26"/>
          <w:lang w:val="ru-RU"/>
        </w:rPr>
        <w:t xml:space="preserve"> </w:t>
      </w:r>
      <w:r w:rsidR="000773A8" w:rsidRPr="0037124C">
        <w:rPr>
          <w:rFonts w:cs="Times New Roman"/>
          <w:bCs/>
          <w:szCs w:val="26"/>
          <w:lang w:val="ru-RU"/>
          <w:rPrChange w:id="16" w:author="Хамяк" w:date="2017-12-22T11:19:00Z">
            <w:rPr>
              <w:rFonts w:cs="Times New Roman"/>
              <w:bCs/>
              <w:szCs w:val="26"/>
            </w:rPr>
          </w:rPrChange>
        </w:rPr>
        <w:t>[2]</w:t>
      </w:r>
      <w:r w:rsidRPr="00AD4C49">
        <w:rPr>
          <w:rFonts w:cs="Times New Roman"/>
          <w:bCs/>
          <w:szCs w:val="26"/>
          <w:lang w:val="ru-RU"/>
        </w:rPr>
        <w:t>.</w:t>
      </w:r>
    </w:p>
    <w:p w:rsidR="008415DB" w:rsidRPr="008415DB" w:rsidRDefault="008415DB" w:rsidP="008415DB">
      <w:pPr>
        <w:spacing w:line="360" w:lineRule="auto"/>
        <w:jc w:val="both"/>
        <w:rPr>
          <w:rFonts w:cs="Times New Roman"/>
          <w:bCs/>
          <w:szCs w:val="26"/>
          <w:lang w:val="ru-RU"/>
        </w:rPr>
      </w:pPr>
      <w:r w:rsidRPr="00750F96">
        <w:rPr>
          <w:rFonts w:cs="Times New Roman"/>
          <w:b/>
          <w:bCs/>
          <w:szCs w:val="26"/>
          <w:lang w:val="ru-RU"/>
        </w:rPr>
        <w:t>Полуавтомат</w:t>
      </w:r>
      <w:r w:rsidRPr="00AD4C49">
        <w:rPr>
          <w:rFonts w:cs="Times New Roman"/>
          <w:bCs/>
          <w:szCs w:val="26"/>
          <w:lang w:val="ru-RU"/>
        </w:rPr>
        <w:t xml:space="preserve"> – </w:t>
      </w:r>
      <w:r w:rsidRPr="00A25EA4">
        <w:rPr>
          <w:rFonts w:cs="Times New Roman"/>
          <w:bCs/>
          <w:szCs w:val="26"/>
          <w:lang w:val="ru-RU"/>
        </w:rPr>
        <w:t xml:space="preserve">математическая модель. </w:t>
      </w:r>
      <w:r w:rsidRPr="00AD4C49">
        <w:rPr>
          <w:rFonts w:cs="Times New Roman"/>
          <w:bCs/>
          <w:szCs w:val="26"/>
          <w:lang w:val="ru-RU"/>
        </w:rPr>
        <w:t>Отличие полуавтомата от автомата в том, что в полуавтомате нет различия между входными и выходными символами, все они являются действия</w:t>
      </w:r>
      <w:r w:rsidR="0016106E">
        <w:rPr>
          <w:rFonts w:cs="Times New Roman"/>
          <w:bCs/>
          <w:szCs w:val="26"/>
          <w:lang w:val="ru-RU"/>
        </w:rPr>
        <w:t>ми</w:t>
      </w:r>
      <w:r w:rsidRPr="00AD4C49">
        <w:rPr>
          <w:rFonts w:cs="Times New Roman"/>
          <w:bCs/>
          <w:szCs w:val="26"/>
          <w:lang w:val="ru-RU"/>
        </w:rPr>
        <w:t xml:space="preserve">. Также в полуавтомате </w:t>
      </w:r>
      <w:r>
        <w:rPr>
          <w:rFonts w:cs="Times New Roman"/>
          <w:bCs/>
          <w:szCs w:val="26"/>
          <w:lang w:val="ru-RU"/>
        </w:rPr>
        <w:t xml:space="preserve">помимо финальных состояний могут быть </w:t>
      </w:r>
      <w:proofErr w:type="spellStart"/>
      <w:r>
        <w:rPr>
          <w:rFonts w:cs="Times New Roman"/>
          <w:bCs/>
          <w:szCs w:val="26"/>
          <w:lang w:val="ru-RU"/>
        </w:rPr>
        <w:t>нефинальные</w:t>
      </w:r>
      <w:proofErr w:type="spellEnd"/>
      <w:r>
        <w:rPr>
          <w:rFonts w:cs="Times New Roman"/>
          <w:bCs/>
          <w:szCs w:val="26"/>
          <w:lang w:val="ru-RU"/>
        </w:rPr>
        <w:t xml:space="preserve"> состояния</w:t>
      </w:r>
      <w:r w:rsidRPr="00AD4C49">
        <w:rPr>
          <w:rFonts w:cs="Times New Roman"/>
          <w:bCs/>
          <w:szCs w:val="26"/>
          <w:lang w:val="ru-RU"/>
        </w:rPr>
        <w:t>.</w:t>
      </w:r>
    </w:p>
    <w:p w:rsidR="00222B0F" w:rsidRPr="00882AE5" w:rsidRDefault="00CD1E96" w:rsidP="00882AE5">
      <w:pPr>
        <w:spacing w:line="360" w:lineRule="auto"/>
        <w:ind w:firstLine="360"/>
        <w:jc w:val="both"/>
        <w:rPr>
          <w:rFonts w:cs="Times New Roman"/>
          <w:bCs/>
          <w:szCs w:val="26"/>
          <w:lang w:val="ru-RU"/>
        </w:rPr>
      </w:pPr>
      <w:r w:rsidRPr="00882AE5">
        <w:rPr>
          <w:rFonts w:cs="Times New Roman"/>
          <w:b/>
          <w:bCs/>
          <w:szCs w:val="26"/>
          <w:lang w:val="ru-RU"/>
        </w:rPr>
        <w:t>Алфавит</w:t>
      </w:r>
      <w:r w:rsidR="00222B0F" w:rsidRPr="00882AE5">
        <w:rPr>
          <w:rFonts w:cs="Times New Roman"/>
          <w:b/>
          <w:bCs/>
          <w:szCs w:val="26"/>
          <w:lang w:val="ru-RU"/>
        </w:rPr>
        <w:t>ом</w:t>
      </w:r>
      <w:r w:rsidR="00222B0F" w:rsidRPr="00882AE5">
        <w:rPr>
          <w:rFonts w:cs="Times New Roman"/>
          <w:bCs/>
          <w:szCs w:val="26"/>
          <w:lang w:val="ru-RU"/>
        </w:rPr>
        <w:t xml:space="preserve"> называется конечное,</w:t>
      </w:r>
      <w:r w:rsidRPr="00882AE5">
        <w:rPr>
          <w:rFonts w:cs="Times New Roman"/>
          <w:bCs/>
          <w:szCs w:val="26"/>
          <w:lang w:val="ru-RU"/>
        </w:rPr>
        <w:t xml:space="preserve"> </w:t>
      </w:r>
      <w:r w:rsidR="00222B0F" w:rsidRPr="00882AE5">
        <w:rPr>
          <w:rFonts w:cs="Times New Roman"/>
          <w:bCs/>
          <w:szCs w:val="26"/>
          <w:lang w:val="ru-RU"/>
        </w:rPr>
        <w:t xml:space="preserve">непустое </w:t>
      </w:r>
      <w:r w:rsidRPr="00882AE5">
        <w:rPr>
          <w:rFonts w:cs="Times New Roman"/>
          <w:bCs/>
          <w:szCs w:val="26"/>
          <w:lang w:val="ru-RU"/>
        </w:rPr>
        <w:t>множество</w:t>
      </w:r>
      <w:r w:rsidR="00222B0F" w:rsidRPr="00882AE5">
        <w:rPr>
          <w:rFonts w:cs="Times New Roman"/>
          <w:bCs/>
          <w:szCs w:val="26"/>
          <w:lang w:val="ru-RU"/>
        </w:rPr>
        <w:t xml:space="preserve"> </w:t>
      </w:r>
      <w:r w:rsidR="00222B0F" w:rsidRPr="00882AE5">
        <w:rPr>
          <w:rFonts w:cs="Times New Roman"/>
          <w:bCs/>
          <w:i/>
          <w:szCs w:val="26"/>
          <w:lang w:val="ru-RU"/>
        </w:rPr>
        <w:t>∑</w:t>
      </w:r>
      <w:r w:rsidRPr="00882AE5">
        <w:rPr>
          <w:rFonts w:cs="Times New Roman"/>
          <w:bCs/>
          <w:szCs w:val="26"/>
          <w:lang w:val="ru-RU"/>
        </w:rPr>
        <w:t xml:space="preserve"> символов.</w:t>
      </w:r>
      <w:r w:rsidR="000773A8" w:rsidRPr="000773A8">
        <w:rPr>
          <w:rFonts w:cs="Times New Roman"/>
          <w:bCs/>
          <w:szCs w:val="26"/>
          <w:lang w:val="ru-RU"/>
        </w:rPr>
        <w:t xml:space="preserve"> [3]</w:t>
      </w:r>
      <w:r w:rsidR="00222B0F" w:rsidRPr="00882AE5">
        <w:rPr>
          <w:rFonts w:cs="Times New Roman"/>
          <w:bCs/>
          <w:szCs w:val="26"/>
          <w:lang w:val="ru-RU"/>
        </w:rPr>
        <w:t xml:space="preserve"> К</w:t>
      </w:r>
      <w:r w:rsidR="00A43670" w:rsidRPr="00882AE5">
        <w:rPr>
          <w:rFonts w:cs="Times New Roman"/>
          <w:bCs/>
          <w:szCs w:val="26"/>
          <w:lang w:val="ru-RU"/>
        </w:rPr>
        <w:t>онечная после</w:t>
      </w:r>
      <w:r w:rsidR="00222B0F" w:rsidRPr="00882AE5">
        <w:rPr>
          <w:rFonts w:cs="Times New Roman"/>
          <w:bCs/>
          <w:szCs w:val="26"/>
          <w:lang w:val="ru-RU"/>
        </w:rPr>
        <w:t xml:space="preserve">довательность символов алфавита образует </w:t>
      </w:r>
      <w:r w:rsidR="00222B0F" w:rsidRPr="00882AE5">
        <w:rPr>
          <w:rFonts w:cs="Times New Roman"/>
          <w:b/>
          <w:bCs/>
          <w:szCs w:val="26"/>
          <w:lang w:val="ru-RU"/>
        </w:rPr>
        <w:t>строку</w:t>
      </w:r>
      <w:r w:rsidR="00222B0F" w:rsidRPr="00882AE5">
        <w:rPr>
          <w:rFonts w:cs="Times New Roman"/>
          <w:bCs/>
          <w:szCs w:val="26"/>
          <w:lang w:val="ru-RU"/>
        </w:rPr>
        <w:t>.</w:t>
      </w:r>
      <w:r w:rsidR="00882AE5">
        <w:rPr>
          <w:rFonts w:cs="Times New Roman"/>
          <w:bCs/>
          <w:szCs w:val="26"/>
          <w:lang w:val="ru-RU"/>
        </w:rPr>
        <w:t xml:space="preserve"> </w:t>
      </w:r>
      <w:r w:rsidR="00222B0F" w:rsidRPr="00882AE5">
        <w:rPr>
          <w:rFonts w:cs="Times New Roman"/>
          <w:b/>
          <w:bCs/>
          <w:szCs w:val="26"/>
          <w:lang w:val="ru-RU"/>
        </w:rPr>
        <w:t>Конкатенацией</w:t>
      </w:r>
      <w:r w:rsidR="00222B0F" w:rsidRPr="00882AE5">
        <w:rPr>
          <w:rFonts w:cs="Times New Roman"/>
          <w:bCs/>
          <w:szCs w:val="26"/>
          <w:lang w:val="ru-RU"/>
        </w:rPr>
        <w:t xml:space="preserve"> двух строк </w:t>
      </w:r>
      <w:r w:rsidR="00222B0F" w:rsidRPr="00882AE5">
        <w:rPr>
          <w:rFonts w:cs="Times New Roman"/>
          <w:bCs/>
          <w:i/>
          <w:szCs w:val="26"/>
          <w:lang w:val="ru-RU"/>
        </w:rPr>
        <w:t>v</w:t>
      </w:r>
      <w:r w:rsidR="00222B0F" w:rsidRPr="00882AE5">
        <w:rPr>
          <w:rFonts w:cs="Times New Roman"/>
          <w:bCs/>
          <w:szCs w:val="26"/>
          <w:lang w:val="ru-RU"/>
        </w:rPr>
        <w:t xml:space="preserve"> и </w:t>
      </w:r>
      <w:r w:rsidR="00222B0F" w:rsidRPr="00882AE5">
        <w:rPr>
          <w:rFonts w:cs="Times New Roman"/>
          <w:bCs/>
          <w:i/>
          <w:szCs w:val="26"/>
          <w:lang w:val="ru-RU"/>
        </w:rPr>
        <w:t>w</w:t>
      </w:r>
      <w:r w:rsidR="00222B0F" w:rsidRPr="00882AE5">
        <w:rPr>
          <w:rFonts w:cs="Times New Roman"/>
          <w:bCs/>
          <w:szCs w:val="26"/>
          <w:lang w:val="ru-RU"/>
        </w:rPr>
        <w:t xml:space="preserve"> </w:t>
      </w:r>
      <w:r w:rsidR="00222B0F" w:rsidRPr="00750F96">
        <w:rPr>
          <w:rFonts w:cs="Times New Roman"/>
          <w:bCs/>
          <w:szCs w:val="26"/>
          <w:lang w:val="ru-RU"/>
        </w:rPr>
        <w:t xml:space="preserve">называется строка, составленная </w:t>
      </w:r>
      <w:r w:rsidR="00750F96" w:rsidRPr="00750F96">
        <w:rPr>
          <w:rFonts w:cs="Times New Roman"/>
          <w:bCs/>
          <w:szCs w:val="26"/>
          <w:lang w:val="ru-RU"/>
        </w:rPr>
        <w:t xml:space="preserve">из </w:t>
      </w:r>
      <w:r w:rsidR="00222B0F" w:rsidRPr="00750F96">
        <w:rPr>
          <w:rFonts w:cs="Times New Roman"/>
          <w:bCs/>
          <w:szCs w:val="26"/>
          <w:lang w:val="ru-RU"/>
        </w:rPr>
        <w:t xml:space="preserve">строки </w:t>
      </w:r>
      <w:r w:rsidR="00222B0F" w:rsidRPr="00750F96">
        <w:rPr>
          <w:rFonts w:cs="Times New Roman"/>
          <w:bCs/>
          <w:i/>
          <w:szCs w:val="26"/>
          <w:lang w:val="ru-RU"/>
        </w:rPr>
        <w:t>w</w:t>
      </w:r>
      <w:r w:rsidR="00222B0F" w:rsidRPr="00750F96">
        <w:rPr>
          <w:rFonts w:cs="Times New Roman"/>
          <w:bCs/>
          <w:szCs w:val="26"/>
          <w:lang w:val="ru-RU"/>
        </w:rPr>
        <w:t>, добавлен</w:t>
      </w:r>
      <w:r w:rsidR="00750F96" w:rsidRPr="00750F96">
        <w:rPr>
          <w:rFonts w:cs="Times New Roman"/>
          <w:bCs/>
          <w:szCs w:val="26"/>
          <w:lang w:val="ru-RU"/>
        </w:rPr>
        <w:t>ной</w:t>
      </w:r>
      <w:r w:rsidR="00222B0F" w:rsidRPr="00750F96">
        <w:rPr>
          <w:rFonts w:cs="Times New Roman"/>
          <w:bCs/>
          <w:szCs w:val="26"/>
          <w:lang w:val="ru-RU"/>
        </w:rPr>
        <w:t xml:space="preserve"> к правому концу строки </w:t>
      </w:r>
      <w:r w:rsidR="00222B0F" w:rsidRPr="00750F96">
        <w:rPr>
          <w:rFonts w:cs="Times New Roman"/>
          <w:bCs/>
          <w:i/>
          <w:szCs w:val="26"/>
          <w:lang w:val="ru-RU"/>
        </w:rPr>
        <w:t>v</w:t>
      </w:r>
      <w:r w:rsidR="00222B0F" w:rsidRPr="00750F96">
        <w:rPr>
          <w:rFonts w:cs="Times New Roman"/>
          <w:bCs/>
          <w:szCs w:val="26"/>
          <w:lang w:val="ru-RU"/>
        </w:rPr>
        <w:t>:</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v</w:t>
      </w:r>
      <w:r w:rsidRPr="00D25202">
        <w:rPr>
          <w:rFonts w:cs="Times New Roman"/>
          <w:bCs/>
          <w:szCs w:val="26"/>
          <w:lang w:val="ru-RU"/>
        </w:rPr>
        <w:t xml:space="preserve"> =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r w:rsidRPr="007C2CD4">
        <w:rPr>
          <w:rFonts w:cs="Times New Roman"/>
          <w:bCs/>
          <w:i/>
          <w:szCs w:val="26"/>
        </w:rPr>
        <w:t>a</w:t>
      </w:r>
      <w:r w:rsidRPr="007C2CD4">
        <w:rPr>
          <w:rFonts w:cs="Times New Roman"/>
          <w:bCs/>
          <w:i/>
          <w:szCs w:val="26"/>
          <w:vertAlign w:val="subscript"/>
        </w:rPr>
        <w:t>n</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w</w:t>
      </w:r>
      <w:r w:rsidRPr="00D25202">
        <w:rPr>
          <w:rFonts w:cs="Times New Roman"/>
          <w:bCs/>
          <w:szCs w:val="26"/>
          <w:lang w:val="ru-RU"/>
        </w:rPr>
        <w:t xml:space="preserve"> = </w:t>
      </w:r>
      <w:r w:rsidRPr="007C2CD4">
        <w:rPr>
          <w:rFonts w:cs="Times New Roman"/>
          <w:bCs/>
          <w:i/>
          <w:szCs w:val="26"/>
        </w:rPr>
        <w:t>b</w:t>
      </w:r>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222B0F" w:rsidRPr="00D25202" w:rsidRDefault="00222B0F" w:rsidP="00882AE5">
      <w:pPr>
        <w:spacing w:line="360" w:lineRule="auto"/>
        <w:ind w:firstLine="360"/>
        <w:jc w:val="both"/>
        <w:rPr>
          <w:rFonts w:cs="Times New Roman"/>
          <w:bCs/>
          <w:szCs w:val="26"/>
          <w:lang w:val="ru-RU"/>
        </w:rPr>
      </w:pPr>
      <w:proofErr w:type="spellStart"/>
      <w:proofErr w:type="gramStart"/>
      <w:r w:rsidRPr="007C2CD4">
        <w:rPr>
          <w:rFonts w:cs="Times New Roman"/>
          <w:bCs/>
          <w:i/>
          <w:szCs w:val="26"/>
        </w:rPr>
        <w:t>vw</w:t>
      </w:r>
      <w:proofErr w:type="spellEnd"/>
      <w:proofErr w:type="gramEnd"/>
      <w:r w:rsidR="00882AE5" w:rsidRPr="00D25202">
        <w:rPr>
          <w:rFonts w:cs="Times New Roman"/>
          <w:bCs/>
          <w:szCs w:val="26"/>
          <w:lang w:val="ru-RU"/>
        </w:rPr>
        <w:t xml:space="preserve"> </w:t>
      </w:r>
      <w:r w:rsidRPr="00D25202">
        <w:rPr>
          <w:rFonts w:cs="Times New Roman"/>
          <w:bCs/>
          <w:szCs w:val="26"/>
          <w:lang w:val="ru-RU"/>
        </w:rPr>
        <w:t>=</w:t>
      </w:r>
      <w:r w:rsidR="00882AE5" w:rsidRPr="00D25202">
        <w:rPr>
          <w:rFonts w:cs="Times New Roman"/>
          <w:bCs/>
          <w:szCs w:val="26"/>
          <w:lang w:val="ru-RU"/>
        </w:rPr>
        <w:t xml:space="preserve">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a</w:t>
      </w:r>
      <w:r w:rsidRPr="007C2CD4">
        <w:rPr>
          <w:rFonts w:cs="Times New Roman"/>
          <w:bCs/>
          <w:i/>
          <w:szCs w:val="26"/>
          <w:vertAlign w:val="subscript"/>
        </w:rPr>
        <w:t>n</w:t>
      </w:r>
      <w:r w:rsidRPr="007C2CD4">
        <w:rPr>
          <w:rFonts w:cs="Times New Roman"/>
          <w:bCs/>
          <w:i/>
          <w:szCs w:val="26"/>
        </w:rPr>
        <w:t>b</w:t>
      </w:r>
      <w:proofErr w:type="spellEnd"/>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 xml:space="preserve">Число символов алфавита, входящих в строку, называется </w:t>
      </w:r>
      <w:r w:rsidRPr="00882AE5">
        <w:rPr>
          <w:rFonts w:cs="Times New Roman"/>
          <w:b/>
          <w:bCs/>
          <w:szCs w:val="26"/>
          <w:lang w:val="ru-RU"/>
        </w:rPr>
        <w:t>длиной строки</w:t>
      </w:r>
      <w:r w:rsidRPr="00882AE5">
        <w:rPr>
          <w:rFonts w:cs="Times New Roman"/>
          <w:bCs/>
          <w:szCs w:val="26"/>
          <w:lang w:val="ru-RU"/>
        </w:rPr>
        <w:t>. Строка</w:t>
      </w:r>
      <w:r w:rsidR="00882AE5">
        <w:rPr>
          <w:rFonts w:cs="Times New Roman"/>
          <w:bCs/>
          <w:szCs w:val="26"/>
          <w:lang w:val="ru-RU"/>
        </w:rPr>
        <w:t>,</w:t>
      </w:r>
      <w:r w:rsidRPr="00882AE5">
        <w:rPr>
          <w:rFonts w:cs="Times New Roman"/>
          <w:bCs/>
          <w:szCs w:val="26"/>
          <w:lang w:val="ru-RU"/>
        </w:rPr>
        <w:t xml:space="preserve"> </w:t>
      </w:r>
      <w:r w:rsidR="00750F96">
        <w:rPr>
          <w:rFonts w:cs="Times New Roman"/>
          <w:bCs/>
          <w:szCs w:val="26"/>
          <w:lang w:val="ru-RU"/>
        </w:rPr>
        <w:t>в которой нет символов</w:t>
      </w:r>
      <w:r w:rsidR="00882AE5">
        <w:rPr>
          <w:rFonts w:cs="Times New Roman"/>
          <w:bCs/>
          <w:szCs w:val="26"/>
          <w:lang w:val="ru-RU"/>
        </w:rPr>
        <w:t>,</w:t>
      </w:r>
      <w:r w:rsidRPr="00882AE5">
        <w:rPr>
          <w:rFonts w:cs="Times New Roman"/>
          <w:bCs/>
          <w:szCs w:val="26"/>
          <w:lang w:val="ru-RU"/>
        </w:rPr>
        <w:t xml:space="preserve"> называется </w:t>
      </w:r>
      <w:r w:rsidRPr="00882AE5">
        <w:rPr>
          <w:rFonts w:cs="Times New Roman"/>
          <w:b/>
          <w:bCs/>
          <w:szCs w:val="26"/>
          <w:lang w:val="ru-RU"/>
        </w:rPr>
        <w:t>пустой строкой</w:t>
      </w:r>
      <w:r w:rsidRPr="00882AE5">
        <w:rPr>
          <w:rFonts w:cs="Times New Roman"/>
          <w:bCs/>
          <w:szCs w:val="26"/>
          <w:lang w:val="ru-RU"/>
        </w:rPr>
        <w:t xml:space="preserve"> (</w:t>
      </w:r>
      <w:r w:rsidR="00CD2C88" w:rsidRPr="00882AE5">
        <w:rPr>
          <w:rFonts w:cs="Times New Roman"/>
          <w:bCs/>
          <w:szCs w:val="26"/>
          <w:lang w:val="ru-RU"/>
        </w:rPr>
        <w:t xml:space="preserve">обозначим её символом </w:t>
      </w:r>
      <w:r w:rsidRPr="00882AE5">
        <w:rPr>
          <w:rFonts w:cs="Times New Roman"/>
          <w:bCs/>
          <w:i/>
          <w:szCs w:val="26"/>
          <w:lang w:val="ru-RU"/>
        </w:rPr>
        <w:t>λ</w:t>
      </w:r>
      <w:r w:rsidRPr="00882AE5">
        <w:rPr>
          <w:rFonts w:cs="Times New Roman"/>
          <w:bCs/>
          <w:szCs w:val="26"/>
          <w:lang w:val="ru-RU"/>
        </w:rPr>
        <w:t>)</w:t>
      </w:r>
      <w:r w:rsidR="00CD2C88" w:rsidRPr="00882AE5">
        <w:rPr>
          <w:rFonts w:cs="Times New Roman"/>
          <w:bCs/>
          <w:szCs w:val="26"/>
          <w:lang w:val="ru-RU"/>
        </w:rPr>
        <w:t xml:space="preserve">. </w:t>
      </w:r>
      <w:r w:rsidRPr="00882AE5">
        <w:rPr>
          <w:rFonts w:cs="Times New Roman"/>
          <w:bCs/>
          <w:szCs w:val="26"/>
          <w:lang w:val="ru-RU"/>
        </w:rPr>
        <w:t xml:space="preserve">Любая последовательность символов, входящая в строку </w:t>
      </w:r>
      <w:r w:rsidRPr="00882AE5">
        <w:rPr>
          <w:rFonts w:cs="Times New Roman"/>
          <w:bCs/>
          <w:i/>
          <w:szCs w:val="26"/>
          <w:lang w:val="ru-RU"/>
        </w:rPr>
        <w:t>w</w:t>
      </w:r>
      <w:r w:rsidRPr="00882AE5">
        <w:rPr>
          <w:rFonts w:cs="Times New Roman"/>
          <w:bCs/>
          <w:szCs w:val="26"/>
          <w:lang w:val="ru-RU"/>
        </w:rPr>
        <w:t xml:space="preserve"> называется её </w:t>
      </w:r>
      <w:r w:rsidRPr="00882AE5">
        <w:rPr>
          <w:rFonts w:cs="Times New Roman"/>
          <w:b/>
          <w:bCs/>
          <w:szCs w:val="26"/>
          <w:lang w:val="ru-RU"/>
        </w:rPr>
        <w:t>подстрокой</w:t>
      </w:r>
      <w:r w:rsidRPr="00882AE5">
        <w:rPr>
          <w:rFonts w:cs="Times New Roman"/>
          <w:bCs/>
          <w:szCs w:val="26"/>
          <w:lang w:val="ru-RU"/>
        </w:rPr>
        <w:t xml:space="preserve">. Если </w:t>
      </w:r>
      <w:r w:rsidRPr="00882AE5">
        <w:rPr>
          <w:rFonts w:cs="Times New Roman"/>
          <w:bCs/>
          <w:i/>
          <w:szCs w:val="26"/>
          <w:lang w:val="ru-RU"/>
        </w:rPr>
        <w:t>w</w:t>
      </w:r>
      <w:r w:rsidRPr="00882AE5">
        <w:rPr>
          <w:rFonts w:cs="Times New Roman"/>
          <w:bCs/>
          <w:szCs w:val="26"/>
          <w:lang w:val="ru-RU"/>
        </w:rPr>
        <w:t xml:space="preserve"> = </w:t>
      </w:r>
      <w:r w:rsidRPr="00882AE5">
        <w:rPr>
          <w:rFonts w:cs="Times New Roman"/>
          <w:bCs/>
          <w:i/>
          <w:szCs w:val="26"/>
          <w:lang w:val="ru-RU"/>
        </w:rPr>
        <w:t>vu</w:t>
      </w:r>
      <w:r w:rsidRPr="00882AE5">
        <w:rPr>
          <w:rFonts w:cs="Times New Roman"/>
          <w:bCs/>
          <w:szCs w:val="26"/>
          <w:lang w:val="ru-RU"/>
        </w:rPr>
        <w:t xml:space="preserve">, тогда </w:t>
      </w:r>
      <w:r w:rsidRPr="00882AE5">
        <w:rPr>
          <w:rFonts w:cs="Times New Roman"/>
          <w:bCs/>
          <w:i/>
          <w:szCs w:val="26"/>
          <w:lang w:val="ru-RU"/>
        </w:rPr>
        <w:t>v</w:t>
      </w:r>
      <w:r w:rsidRPr="00882AE5">
        <w:rPr>
          <w:rFonts w:cs="Times New Roman"/>
          <w:bCs/>
          <w:szCs w:val="26"/>
          <w:lang w:val="ru-RU"/>
        </w:rPr>
        <w:t xml:space="preserve"> называется </w:t>
      </w:r>
      <w:r w:rsidRPr="00882AE5">
        <w:rPr>
          <w:rFonts w:cs="Times New Roman"/>
          <w:b/>
          <w:bCs/>
          <w:szCs w:val="26"/>
          <w:lang w:val="ru-RU"/>
        </w:rPr>
        <w:t>префиксом</w:t>
      </w:r>
      <w:r w:rsidRPr="00882AE5">
        <w:rPr>
          <w:rFonts w:cs="Times New Roman"/>
          <w:bCs/>
          <w:szCs w:val="26"/>
          <w:lang w:val="ru-RU"/>
        </w:rPr>
        <w:t xml:space="preserve">, а </w:t>
      </w:r>
      <w:r w:rsidRPr="00882AE5">
        <w:rPr>
          <w:rFonts w:cs="Times New Roman"/>
          <w:bCs/>
          <w:i/>
          <w:szCs w:val="26"/>
          <w:lang w:val="ru-RU"/>
        </w:rPr>
        <w:t>u</w:t>
      </w:r>
      <w:r w:rsidRPr="00882AE5">
        <w:rPr>
          <w:rFonts w:cs="Times New Roman"/>
          <w:bCs/>
          <w:szCs w:val="26"/>
          <w:lang w:val="ru-RU"/>
        </w:rPr>
        <w:t xml:space="preserve"> называется </w:t>
      </w:r>
      <w:r w:rsidRPr="00882AE5">
        <w:rPr>
          <w:rFonts w:cs="Times New Roman"/>
          <w:b/>
          <w:bCs/>
          <w:szCs w:val="26"/>
          <w:lang w:val="ru-RU"/>
        </w:rPr>
        <w:t>суффиксом</w:t>
      </w:r>
      <w:r w:rsidRPr="00882AE5">
        <w:rPr>
          <w:rFonts w:cs="Times New Roman"/>
          <w:bCs/>
          <w:szCs w:val="26"/>
          <w:lang w:val="ru-RU"/>
        </w:rPr>
        <w:t>. Например:</w:t>
      </w:r>
      <w:r w:rsidR="00CD2C88" w:rsidRPr="00882AE5">
        <w:rPr>
          <w:rFonts w:cs="Times New Roman"/>
          <w:bCs/>
          <w:szCs w:val="26"/>
          <w:lang w:val="ru-RU"/>
        </w:rPr>
        <w:t xml:space="preserve"> </w:t>
      </w:r>
    </w:p>
    <w:p w:rsidR="00882AE5" w:rsidRDefault="00882AE5" w:rsidP="00882AE5">
      <w:pPr>
        <w:spacing w:line="360" w:lineRule="auto"/>
        <w:ind w:firstLine="360"/>
        <w:jc w:val="both"/>
        <w:rPr>
          <w:rFonts w:cs="Times New Roman"/>
          <w:bCs/>
          <w:szCs w:val="26"/>
          <w:lang w:val="ru-RU"/>
        </w:rPr>
      </w:pPr>
      <w:r>
        <w:rPr>
          <w:rFonts w:cs="Times New Roman"/>
          <w:bCs/>
          <w:szCs w:val="26"/>
          <w:lang w:val="ru-RU"/>
        </w:rPr>
        <w:t>Е</w:t>
      </w:r>
      <w:r w:rsidR="00222B0F" w:rsidRPr="00882AE5">
        <w:rPr>
          <w:rFonts w:cs="Times New Roman"/>
          <w:bCs/>
          <w:szCs w:val="26"/>
          <w:lang w:val="ru-RU"/>
        </w:rPr>
        <w:t xml:space="preserve">сли </w:t>
      </w:r>
      <w:r w:rsidR="00222B0F" w:rsidRPr="00882AE5">
        <w:rPr>
          <w:rFonts w:cs="Times New Roman"/>
          <w:bCs/>
          <w:i/>
          <w:szCs w:val="26"/>
          <w:lang w:val="ru-RU"/>
        </w:rPr>
        <w:t>w</w:t>
      </w:r>
      <w:r w:rsidR="00222B0F" w:rsidRPr="00882AE5">
        <w:rPr>
          <w:rFonts w:cs="Times New Roman"/>
          <w:bCs/>
          <w:szCs w:val="26"/>
          <w:lang w:val="ru-RU"/>
        </w:rPr>
        <w:t xml:space="preserve"> = </w:t>
      </w:r>
      <w:proofErr w:type="spellStart"/>
      <w:r w:rsidR="00222B0F" w:rsidRPr="00882AE5">
        <w:rPr>
          <w:rFonts w:cs="Times New Roman"/>
          <w:bCs/>
          <w:i/>
          <w:szCs w:val="26"/>
          <w:lang w:val="ru-RU"/>
        </w:rPr>
        <w:t>abbababa</w:t>
      </w:r>
      <w:proofErr w:type="spellEnd"/>
      <w:r w:rsidR="00222B0F" w:rsidRPr="00882AE5">
        <w:rPr>
          <w:rFonts w:cs="Times New Roman"/>
          <w:bCs/>
          <w:szCs w:val="26"/>
          <w:lang w:val="ru-RU"/>
        </w:rPr>
        <w:t xml:space="preserve">, </w:t>
      </w:r>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тогда {</w:t>
      </w:r>
      <w:r w:rsidR="00CD2C88" w:rsidRPr="00882AE5">
        <w:rPr>
          <w:rFonts w:cs="Times New Roman"/>
          <w:bCs/>
          <w:i/>
          <w:szCs w:val="26"/>
          <w:lang w:val="ru-RU"/>
        </w:rPr>
        <w:t xml:space="preserve">λ, a, </w:t>
      </w:r>
      <w:proofErr w:type="spellStart"/>
      <w:r w:rsidR="00CD2C88" w:rsidRPr="00882AE5">
        <w:rPr>
          <w:rFonts w:cs="Times New Roman"/>
          <w:bCs/>
          <w:i/>
          <w:szCs w:val="26"/>
          <w:lang w:val="ru-RU"/>
        </w:rPr>
        <w:t>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abbababa</w:t>
      </w:r>
      <w:proofErr w:type="spellEnd"/>
      <w:r w:rsidR="00CD2C88" w:rsidRPr="00882AE5">
        <w:rPr>
          <w:rFonts w:cs="Times New Roman"/>
          <w:bCs/>
          <w:szCs w:val="26"/>
          <w:lang w:val="ru-RU"/>
        </w:rPr>
        <w:t xml:space="preserve">} – множество всех префиксов строки </w:t>
      </w:r>
      <w:r w:rsidR="00CD2C88" w:rsidRPr="00882AE5">
        <w:rPr>
          <w:rFonts w:cs="Times New Roman"/>
          <w:bCs/>
          <w:i/>
          <w:szCs w:val="26"/>
          <w:lang w:val="ru-RU"/>
        </w:rPr>
        <w:t>w</w:t>
      </w:r>
      <w:r w:rsidR="00CD2C88" w:rsidRPr="00882AE5">
        <w:rPr>
          <w:rFonts w:cs="Times New Roman"/>
          <w:bCs/>
          <w:szCs w:val="26"/>
          <w:lang w:val="ru-RU"/>
        </w:rPr>
        <w:t xml:space="preserve">, </w:t>
      </w:r>
    </w:p>
    <w:p w:rsidR="00882AE5" w:rsidRDefault="00750F96" w:rsidP="00882AE5">
      <w:pPr>
        <w:spacing w:line="360" w:lineRule="auto"/>
        <w:ind w:firstLine="360"/>
        <w:jc w:val="both"/>
        <w:rPr>
          <w:rFonts w:cs="Times New Roman"/>
          <w:bCs/>
          <w:szCs w:val="26"/>
          <w:lang w:val="ru-RU"/>
        </w:rPr>
      </w:pPr>
      <w:r>
        <w:rPr>
          <w:rFonts w:cs="Times New Roman"/>
          <w:bCs/>
          <w:szCs w:val="26"/>
          <w:lang w:val="ru-RU"/>
        </w:rPr>
        <w:t xml:space="preserve">а </w:t>
      </w:r>
      <w:r w:rsidRPr="00882AE5">
        <w:rPr>
          <w:rFonts w:cs="Times New Roman"/>
          <w:bCs/>
          <w:szCs w:val="26"/>
          <w:lang w:val="ru-RU"/>
        </w:rPr>
        <w:t>{</w:t>
      </w:r>
      <w:r w:rsidRPr="00882AE5">
        <w:rPr>
          <w:rFonts w:cs="Times New Roman"/>
          <w:bCs/>
          <w:i/>
          <w:szCs w:val="26"/>
          <w:lang w:val="ru-RU"/>
        </w:rPr>
        <w:t xml:space="preserve">λ, a, </w:t>
      </w:r>
      <w:proofErr w:type="spellStart"/>
      <w:r>
        <w:rPr>
          <w:rFonts w:cs="Times New Roman"/>
          <w:bCs/>
          <w:i/>
          <w:szCs w:val="26"/>
        </w:rPr>
        <w:t>ba</w:t>
      </w:r>
      <w:proofErr w:type="spellEnd"/>
      <w:r>
        <w:rPr>
          <w:rFonts w:cs="Times New Roman"/>
          <w:bCs/>
          <w:i/>
          <w:szCs w:val="26"/>
          <w:lang w:val="ru-RU"/>
        </w:rPr>
        <w:t xml:space="preserve">, </w:t>
      </w:r>
      <w:proofErr w:type="spellStart"/>
      <w:r>
        <w:rPr>
          <w:rFonts w:cs="Times New Roman"/>
          <w:bCs/>
          <w:i/>
          <w:szCs w:val="26"/>
          <w:lang w:val="ru-RU"/>
        </w:rPr>
        <w:t>aba</w:t>
      </w:r>
      <w:proofErr w:type="spellEnd"/>
      <w:r>
        <w:rPr>
          <w:rFonts w:cs="Times New Roman"/>
          <w:bCs/>
          <w:i/>
          <w:szCs w:val="26"/>
          <w:lang w:val="ru-RU"/>
        </w:rPr>
        <w:t xml:space="preserve">, </w:t>
      </w:r>
      <w:r>
        <w:rPr>
          <w:rFonts w:cs="Times New Roman"/>
          <w:bCs/>
          <w:i/>
          <w:szCs w:val="26"/>
        </w:rPr>
        <w:t>baba</w:t>
      </w:r>
      <w:r>
        <w:rPr>
          <w:rFonts w:cs="Times New Roman"/>
          <w:bCs/>
          <w:i/>
          <w:szCs w:val="26"/>
          <w:lang w:val="ru-RU"/>
        </w:rPr>
        <w:t xml:space="preserve">, </w:t>
      </w:r>
      <w:proofErr w:type="spellStart"/>
      <w:r>
        <w:rPr>
          <w:rFonts w:cs="Times New Roman"/>
          <w:bCs/>
          <w:i/>
          <w:szCs w:val="26"/>
        </w:rPr>
        <w:t>ababa</w:t>
      </w:r>
      <w:proofErr w:type="spellEnd"/>
      <w:r w:rsidRPr="00882AE5">
        <w:rPr>
          <w:rFonts w:cs="Times New Roman"/>
          <w:bCs/>
          <w:i/>
          <w:szCs w:val="26"/>
          <w:lang w:val="ru-RU"/>
        </w:rPr>
        <w:t xml:space="preserve">, </w:t>
      </w:r>
      <w:r>
        <w:rPr>
          <w:rFonts w:cs="Times New Roman"/>
          <w:bCs/>
          <w:i/>
          <w:szCs w:val="26"/>
        </w:rPr>
        <w:t>b</w:t>
      </w:r>
      <w:proofErr w:type="spellStart"/>
      <w:r>
        <w:rPr>
          <w:rFonts w:cs="Times New Roman"/>
          <w:bCs/>
          <w:i/>
          <w:szCs w:val="26"/>
          <w:lang w:val="ru-RU"/>
        </w:rPr>
        <w:t>ababa</w:t>
      </w:r>
      <w:proofErr w:type="spellEnd"/>
      <w:r>
        <w:rPr>
          <w:rFonts w:cs="Times New Roman"/>
          <w:bCs/>
          <w:i/>
          <w:szCs w:val="26"/>
          <w:lang w:val="ru-RU"/>
        </w:rPr>
        <w:t xml:space="preserve">, </w:t>
      </w:r>
      <w:r>
        <w:rPr>
          <w:rFonts w:cs="Times New Roman"/>
          <w:bCs/>
          <w:i/>
          <w:szCs w:val="26"/>
        </w:rPr>
        <w:t>b</w:t>
      </w:r>
      <w:proofErr w:type="spellStart"/>
      <w:r>
        <w:rPr>
          <w:rFonts w:cs="Times New Roman"/>
          <w:bCs/>
          <w:i/>
          <w:szCs w:val="26"/>
          <w:lang w:val="ru-RU"/>
        </w:rPr>
        <w:t>babab</w:t>
      </w:r>
      <w:proofErr w:type="spellEnd"/>
      <w:r>
        <w:rPr>
          <w:rFonts w:cs="Times New Roman"/>
          <w:bCs/>
          <w:i/>
          <w:szCs w:val="26"/>
        </w:rPr>
        <w:t>a</w:t>
      </w:r>
      <w:r w:rsidRPr="00882AE5">
        <w:rPr>
          <w:rFonts w:cs="Times New Roman"/>
          <w:bCs/>
          <w:i/>
          <w:szCs w:val="26"/>
          <w:lang w:val="ru-RU"/>
        </w:rPr>
        <w:t xml:space="preserve">, </w:t>
      </w:r>
      <w:proofErr w:type="spellStart"/>
      <w:r>
        <w:rPr>
          <w:rFonts w:cs="Times New Roman"/>
          <w:bCs/>
          <w:i/>
          <w:szCs w:val="26"/>
        </w:rPr>
        <w:t>abbababa</w:t>
      </w:r>
      <w:proofErr w:type="spellEnd"/>
      <w:r w:rsidR="00CD2C88" w:rsidRPr="00882AE5">
        <w:rPr>
          <w:rFonts w:cs="Times New Roman"/>
          <w:bCs/>
          <w:szCs w:val="26"/>
          <w:lang w:val="ru-RU"/>
        </w:rPr>
        <w:t xml:space="preserve">} – множество всех суффиксов строки </w:t>
      </w:r>
      <w:r w:rsidR="00CD2C88" w:rsidRPr="00882AE5">
        <w:rPr>
          <w:rFonts w:cs="Times New Roman"/>
          <w:bCs/>
          <w:i/>
          <w:szCs w:val="26"/>
          <w:lang w:val="ru-RU"/>
        </w:rPr>
        <w:t>w</w:t>
      </w:r>
      <w:r w:rsidR="00CD2C88" w:rsidRPr="00882AE5">
        <w:rPr>
          <w:rFonts w:cs="Times New Roman"/>
          <w:bCs/>
          <w:szCs w:val="26"/>
          <w:lang w:val="ru-RU"/>
        </w:rPr>
        <w:t>.</w:t>
      </w:r>
      <w:r w:rsidR="00882AE5">
        <w:rPr>
          <w:rFonts w:cs="Times New Roman"/>
          <w:bCs/>
          <w:szCs w:val="26"/>
          <w:lang w:val="ru-RU"/>
        </w:rPr>
        <w:t xml:space="preserve"> </w:t>
      </w:r>
    </w:p>
    <w:p w:rsidR="00CD1E96" w:rsidRPr="00750F96" w:rsidRDefault="00882AE5" w:rsidP="00882AE5">
      <w:pPr>
        <w:spacing w:line="360" w:lineRule="auto"/>
        <w:ind w:firstLine="360"/>
        <w:jc w:val="both"/>
        <w:rPr>
          <w:rFonts w:cs="Times New Roman"/>
          <w:b/>
          <w:bCs/>
          <w:szCs w:val="26"/>
          <w:lang w:val="ru-RU"/>
        </w:rPr>
      </w:pPr>
      <w:r>
        <w:rPr>
          <w:rFonts w:cs="Times New Roman"/>
          <w:bCs/>
          <w:szCs w:val="26"/>
          <w:lang w:val="ru-RU"/>
        </w:rPr>
        <w:t xml:space="preserve">Таким образом, </w:t>
      </w:r>
      <w:r w:rsidR="00CD2C88" w:rsidRPr="00882AE5">
        <w:rPr>
          <w:rFonts w:cs="Times New Roman"/>
          <w:b/>
          <w:bCs/>
          <w:szCs w:val="26"/>
          <w:lang w:val="ru-RU"/>
        </w:rPr>
        <w:t>языком</w:t>
      </w:r>
      <w:r w:rsidR="00CD2C88" w:rsidRPr="00882AE5">
        <w:rPr>
          <w:rFonts w:cs="Times New Roman"/>
          <w:bCs/>
          <w:szCs w:val="26"/>
          <w:lang w:val="ru-RU"/>
        </w:rPr>
        <w:t xml:space="preserve"> </w:t>
      </w:r>
      <w:r>
        <w:rPr>
          <w:rFonts w:cs="Times New Roman"/>
          <w:bCs/>
          <w:szCs w:val="26"/>
          <w:lang w:val="ru-RU"/>
        </w:rPr>
        <w:t>можно назвать</w:t>
      </w:r>
      <w:r w:rsidR="00CD2C88" w:rsidRPr="00882AE5">
        <w:rPr>
          <w:rFonts w:cs="Times New Roman"/>
          <w:bCs/>
          <w:szCs w:val="26"/>
          <w:lang w:val="ru-RU"/>
        </w:rPr>
        <w:t xml:space="preserve"> множество всевозможных строк, составленных из данного алфавита, включая пустую строку.</w:t>
      </w:r>
      <w:r w:rsidR="00750F96">
        <w:rPr>
          <w:rFonts w:cs="Times New Roman"/>
          <w:bCs/>
          <w:szCs w:val="26"/>
          <w:lang w:val="ru-RU"/>
        </w:rPr>
        <w:t xml:space="preserve"> Язык полуавтомата – множество всех последовательностей действий, по которым можно перейти из начального состояния в любое конечное.</w:t>
      </w:r>
    </w:p>
    <w:p w:rsidR="00882AE5" w:rsidRPr="00882AE5" w:rsidRDefault="00882AE5" w:rsidP="00882AE5">
      <w:pPr>
        <w:spacing w:line="360" w:lineRule="auto"/>
        <w:ind w:firstLine="360"/>
        <w:jc w:val="both"/>
        <w:rPr>
          <w:rFonts w:cs="Times New Roman"/>
          <w:bCs/>
          <w:szCs w:val="26"/>
          <w:lang w:val="ru-RU"/>
        </w:rPr>
      </w:pPr>
      <w:r>
        <w:rPr>
          <w:rFonts w:cs="Times New Roman"/>
          <w:bCs/>
          <w:szCs w:val="26"/>
          <w:lang w:val="ru-RU"/>
        </w:rPr>
        <w:t xml:space="preserve">Если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и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 языки </w:t>
      </w:r>
      <w:r>
        <w:rPr>
          <w:rFonts w:cs="Times New Roman"/>
          <w:bCs/>
          <w:szCs w:val="26"/>
          <w:lang w:val="ru-RU"/>
        </w:rPr>
        <w:t xml:space="preserve">одного алфавита, тогда правое частное </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w:t>
      </w:r>
      <w:r>
        <w:rPr>
          <w:rFonts w:cs="Times New Roman"/>
          <w:bCs/>
          <w:szCs w:val="26"/>
          <w:lang w:val="ru-RU"/>
        </w:rPr>
        <w:t xml:space="preserve"> языка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относительно языка </w:t>
      </w:r>
      <w:r w:rsidRPr="00882AE5">
        <w:rPr>
          <w:rFonts w:cs="Times New Roman"/>
          <w:bCs/>
          <w:i/>
          <w:szCs w:val="26"/>
        </w:rPr>
        <w:t>L</w:t>
      </w:r>
      <w:r w:rsidRPr="00882AE5">
        <w:rPr>
          <w:rFonts w:cs="Times New Roman"/>
          <w:bCs/>
          <w:szCs w:val="26"/>
          <w:vertAlign w:val="subscript"/>
          <w:lang w:val="ru-RU"/>
        </w:rPr>
        <w:t>2</w:t>
      </w:r>
      <w:r>
        <w:rPr>
          <w:rFonts w:cs="Times New Roman"/>
          <w:bCs/>
          <w:szCs w:val="26"/>
          <w:lang w:val="ru-RU"/>
        </w:rPr>
        <w:t xml:space="preserve"> можно определить как:</w:t>
      </w:r>
    </w:p>
    <w:p w:rsidR="001D661A" w:rsidRPr="007C2CD4" w:rsidRDefault="00882AE5" w:rsidP="00882AE5">
      <w:pPr>
        <w:spacing w:line="360" w:lineRule="auto"/>
        <w:ind w:firstLine="360"/>
        <w:jc w:val="both"/>
        <w:rPr>
          <w:rFonts w:cs="Times New Roman"/>
          <w:bCs/>
          <w:szCs w:val="26"/>
          <w:lang w:val="ru-RU"/>
        </w:rPr>
      </w:pP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 xml:space="preserve"> = {</w:t>
      </w:r>
      <w:r w:rsidR="007052B7" w:rsidRPr="00882AE5">
        <w:rPr>
          <w:rFonts w:cs="Times New Roman"/>
          <w:bCs/>
          <w:i/>
          <w:szCs w:val="26"/>
          <w:lang w:val="ru-RU"/>
        </w:rPr>
        <w:t>x</w:t>
      </w:r>
      <w:r w:rsidR="007052B7" w:rsidRPr="00882AE5">
        <w:rPr>
          <w:rFonts w:cs="Times New Roman"/>
          <w:bCs/>
          <w:szCs w:val="26"/>
          <w:lang w:val="ru-RU"/>
        </w:rPr>
        <w:t>:</w:t>
      </w:r>
      <w:r w:rsidR="0016106E">
        <w:rPr>
          <w:rFonts w:cs="Times New Roman"/>
          <w:bCs/>
          <w:szCs w:val="26"/>
          <w:lang w:val="ru-RU"/>
        </w:rPr>
        <w:t xml:space="preserve"> </w:t>
      </w:r>
      <w:r w:rsidR="007052B7" w:rsidRPr="00882AE5">
        <w:rPr>
          <w:rFonts w:cs="Times New Roman"/>
          <w:bCs/>
          <w:i/>
          <w:szCs w:val="26"/>
          <w:lang w:val="ru-RU"/>
        </w:rPr>
        <w:t>xy</w:t>
      </w:r>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ascii="Cambria Math" w:hAnsi="Cambria Math" w:cs="Times New Roman"/>
          <w:bCs/>
          <w:szCs w:val="26"/>
          <w:lang w:val="ru-RU" w:eastAsia="ja-JP"/>
        </w:rPr>
        <w:t xml:space="preserve"> </w:t>
      </w: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 xml:space="preserve"> для некоторого </w:t>
      </w:r>
      <w:r w:rsidR="007052B7" w:rsidRPr="00882AE5">
        <w:rPr>
          <w:rFonts w:cs="Times New Roman"/>
          <w:bCs/>
          <w:i/>
          <w:szCs w:val="26"/>
          <w:lang w:val="ru-RU"/>
        </w:rPr>
        <w:t>y</w:t>
      </w:r>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w:t>
      </w:r>
    </w:p>
    <w:p w:rsidR="001D661A" w:rsidRPr="00882AE5" w:rsidRDefault="00DF2EAB" w:rsidP="00882AE5">
      <w:pPr>
        <w:spacing w:line="360" w:lineRule="auto"/>
        <w:ind w:firstLine="360"/>
        <w:jc w:val="both"/>
        <w:rPr>
          <w:rFonts w:cs="Times New Roman"/>
          <w:bCs/>
          <w:szCs w:val="26"/>
          <w:lang w:val="ru-RU"/>
        </w:rPr>
      </w:pPr>
      <w:proofErr w:type="gramStart"/>
      <w:r>
        <w:rPr>
          <w:rFonts w:cs="Times New Roman"/>
          <w:bCs/>
          <w:szCs w:val="26"/>
          <w:lang w:val="ru-RU"/>
        </w:rPr>
        <w:lastRenderedPageBreak/>
        <w:t>Другими словами</w:t>
      </w:r>
      <w:r w:rsidR="007C2CD4">
        <w:rPr>
          <w:rFonts w:cs="Times New Roman"/>
          <w:bCs/>
          <w:szCs w:val="26"/>
          <w:lang w:val="ru-RU"/>
        </w:rPr>
        <w:t>,</w:t>
      </w:r>
      <w:r>
        <w:rPr>
          <w:rFonts w:cs="Times New Roman"/>
          <w:bCs/>
          <w:szCs w:val="26"/>
          <w:lang w:val="ru-RU"/>
        </w:rPr>
        <w:t xml:space="preserve"> </w:t>
      </w:r>
      <w:r w:rsidR="007052B7" w:rsidRPr="00DF2EAB">
        <w:rPr>
          <w:rFonts w:cs="Times New Roman"/>
          <w:bCs/>
          <w:i/>
          <w:szCs w:val="26"/>
          <w:lang w:val="ru-RU"/>
        </w:rPr>
        <w:t>L</w:t>
      </w:r>
      <w:r w:rsidR="007052B7" w:rsidRPr="00DF2EAB">
        <w:rPr>
          <w:rFonts w:cs="Times New Roman"/>
          <w:bCs/>
          <w:szCs w:val="26"/>
          <w:vertAlign w:val="subscript"/>
          <w:lang w:val="ru-RU"/>
        </w:rPr>
        <w:t>1</w:t>
      </w:r>
      <w:r w:rsidR="007052B7" w:rsidRPr="00882AE5">
        <w:rPr>
          <w:rFonts w:cs="Times New Roman"/>
          <w:bCs/>
          <w:szCs w:val="26"/>
          <w:lang w:val="ru-RU"/>
        </w:rPr>
        <w:t>/</w:t>
      </w:r>
      <w:r w:rsidR="007052B7" w:rsidRPr="00DF2EAB">
        <w:rPr>
          <w:rFonts w:cs="Times New Roman"/>
          <w:bCs/>
          <w:i/>
          <w:szCs w:val="26"/>
          <w:lang w:val="ru-RU"/>
        </w:rPr>
        <w:t>L</w:t>
      </w:r>
      <w:r w:rsidR="007052B7" w:rsidRPr="00DF2EAB">
        <w:rPr>
          <w:rFonts w:cs="Times New Roman"/>
          <w:bCs/>
          <w:szCs w:val="26"/>
          <w:vertAlign w:val="subscript"/>
          <w:lang w:val="ru-RU"/>
        </w:rPr>
        <w:t>2</w:t>
      </w:r>
      <w:r>
        <w:rPr>
          <w:rFonts w:cs="Times New Roman"/>
          <w:bCs/>
          <w:szCs w:val="26"/>
          <w:lang w:val="ru-RU"/>
        </w:rPr>
        <w:t xml:space="preserve"> – множество таких</w:t>
      </w:r>
      <w:r w:rsidR="007052B7" w:rsidRPr="00882AE5">
        <w:rPr>
          <w:rFonts w:cs="Times New Roman"/>
          <w:bCs/>
          <w:szCs w:val="26"/>
          <w:lang w:val="ru-RU"/>
        </w:rPr>
        <w:t xml:space="preserve"> </w:t>
      </w:r>
      <w:r w:rsidR="007052B7" w:rsidRPr="00DF2EAB">
        <w:rPr>
          <w:rFonts w:cs="Times New Roman"/>
          <w:bCs/>
          <w:i/>
          <w:szCs w:val="26"/>
          <w:lang w:val="ru-RU"/>
        </w:rPr>
        <w:t>х</w:t>
      </w:r>
      <w:r w:rsidR="007052B7" w:rsidRPr="00882AE5">
        <w:rPr>
          <w:rFonts w:cs="Times New Roman"/>
          <w:bCs/>
          <w:szCs w:val="26"/>
          <w:lang w:val="ru-RU"/>
        </w:rPr>
        <w:t xml:space="preserve">, что </w:t>
      </w:r>
      <w:r w:rsidR="007052B7" w:rsidRPr="00DF2EAB">
        <w:rPr>
          <w:rFonts w:cs="Times New Roman"/>
          <w:bCs/>
          <w:i/>
          <w:szCs w:val="26"/>
          <w:lang w:val="ru-RU"/>
        </w:rPr>
        <w:t>xy</w:t>
      </w:r>
      <w:r w:rsidRPr="00DF2EAB">
        <w:rPr>
          <w:rFonts w:cs="Times New Roman"/>
          <w:bCs/>
          <w:szCs w:val="26"/>
          <w:lang w:val="ru-RU"/>
        </w:rPr>
        <w:t xml:space="preserve"> </w:t>
      </w:r>
      <w:r>
        <w:rPr>
          <w:rFonts w:ascii="Cambria Math" w:hAnsi="Cambria Math" w:cs="Times New Roman" w:hint="eastAsia"/>
          <w:bCs/>
          <w:szCs w:val="26"/>
          <w:lang w:val="ru-RU" w:eastAsia="ja-JP"/>
        </w:rPr>
        <w:t>∈</w:t>
      </w:r>
      <w:r w:rsidRPr="00DF2EAB">
        <w:rPr>
          <w:rFonts w:ascii="Cambria Math" w:hAnsi="Cambria Math" w:cs="Times New Roman"/>
          <w:bCs/>
          <w:szCs w:val="26"/>
          <w:lang w:val="ru-RU" w:eastAsia="ja-JP"/>
        </w:rPr>
        <w:t xml:space="preserve"> </w:t>
      </w:r>
      <w:r w:rsidRPr="00DF2EAB">
        <w:rPr>
          <w:rFonts w:cs="Times New Roman"/>
          <w:bCs/>
          <w:i/>
          <w:szCs w:val="26"/>
          <w:lang w:val="ru-RU"/>
        </w:rPr>
        <w:t>L</w:t>
      </w:r>
      <w:r w:rsidRPr="00DF2EAB">
        <w:rPr>
          <w:rFonts w:cs="Times New Roman"/>
          <w:bCs/>
          <w:szCs w:val="26"/>
          <w:vertAlign w:val="subscript"/>
          <w:lang w:val="ru-RU"/>
        </w:rPr>
        <w:t>1</w:t>
      </w:r>
      <w:r w:rsidR="007052B7" w:rsidRPr="00882AE5">
        <w:rPr>
          <w:rFonts w:cs="Times New Roman"/>
          <w:bCs/>
          <w:szCs w:val="26"/>
          <w:lang w:val="ru-RU"/>
        </w:rPr>
        <w:t xml:space="preserve"> для некотор</w:t>
      </w:r>
      <w:r>
        <w:rPr>
          <w:rFonts w:cs="Times New Roman"/>
          <w:bCs/>
          <w:szCs w:val="26"/>
          <w:lang w:val="ru-RU"/>
        </w:rPr>
        <w:t>ых</w:t>
      </w:r>
      <w:r w:rsidR="007052B7" w:rsidRPr="00882AE5">
        <w:rPr>
          <w:rFonts w:cs="Times New Roman"/>
          <w:bCs/>
          <w:szCs w:val="26"/>
          <w:lang w:val="ru-RU"/>
        </w:rPr>
        <w:t xml:space="preserve"> </w:t>
      </w:r>
      <w:r w:rsidR="007052B7" w:rsidRPr="004D2345">
        <w:rPr>
          <w:rFonts w:cs="Times New Roman"/>
          <w:bCs/>
          <w:i/>
          <w:szCs w:val="26"/>
          <w:lang w:val="ru-RU"/>
        </w:rPr>
        <w:t>y</w:t>
      </w:r>
      <w:r>
        <w:rPr>
          <w:rFonts w:cs="Times New Roman"/>
          <w:bCs/>
          <w:szCs w:val="26"/>
          <w:lang w:val="ru-RU"/>
        </w:rPr>
        <w:t xml:space="preserve"> </w:t>
      </w:r>
      <w:r>
        <w:rPr>
          <w:rFonts w:ascii="Cambria Math" w:hAnsi="Cambria Math" w:cs="Times New Roman" w:hint="eastAsia"/>
          <w:bCs/>
          <w:szCs w:val="26"/>
          <w:lang w:val="ru-RU" w:eastAsia="ja-JP"/>
        </w:rPr>
        <w:t>∈</w:t>
      </w:r>
      <w:r>
        <w:rPr>
          <w:rFonts w:cs="Times New Roman"/>
          <w:bCs/>
          <w:szCs w:val="26"/>
          <w:lang w:val="ru-RU"/>
        </w:rPr>
        <w:t xml:space="preserve"> </w:t>
      </w:r>
      <w:r w:rsidRPr="00DF2EAB">
        <w:rPr>
          <w:rFonts w:cs="Times New Roman"/>
          <w:bCs/>
          <w:i/>
          <w:szCs w:val="26"/>
          <w:lang w:val="ru-RU"/>
        </w:rPr>
        <w:t>L</w:t>
      </w:r>
      <w:r>
        <w:rPr>
          <w:rFonts w:cs="Times New Roman"/>
          <w:bCs/>
          <w:szCs w:val="26"/>
          <w:vertAlign w:val="subscript"/>
          <w:lang w:val="ru-RU"/>
        </w:rPr>
        <w:t>2</w:t>
      </w:r>
      <w:r w:rsidRPr="00DF2EAB">
        <w:rPr>
          <w:rFonts w:cs="Times New Roman"/>
          <w:bCs/>
          <w:szCs w:val="26"/>
          <w:lang w:val="ru-RU"/>
        </w:rPr>
        <w:t>.</w:t>
      </w:r>
      <w:proofErr w:type="gramEnd"/>
    </w:p>
    <w:p w:rsidR="00CD1E96" w:rsidRPr="00882AE5" w:rsidRDefault="00DF2EAB" w:rsidP="00882AE5">
      <w:pPr>
        <w:spacing w:line="360" w:lineRule="auto"/>
        <w:ind w:firstLine="360"/>
        <w:jc w:val="both"/>
        <w:rPr>
          <w:rFonts w:cs="Times New Roman"/>
          <w:bCs/>
          <w:szCs w:val="26"/>
          <w:lang w:val="ru-RU"/>
        </w:rPr>
      </w:pPr>
      <w:r>
        <w:rPr>
          <w:rFonts w:cs="Times New Roman"/>
          <w:bCs/>
          <w:szCs w:val="26"/>
          <w:lang w:val="ru-RU"/>
        </w:rPr>
        <w:t>Например,</w:t>
      </w:r>
      <w:r w:rsidRPr="00DF2EAB">
        <w:rPr>
          <w:rFonts w:cs="Times New Roman"/>
          <w:bCs/>
          <w:szCs w:val="26"/>
          <w:lang w:val="ru-RU"/>
        </w:rPr>
        <w:t xml:space="preserve"> если</w:t>
      </w:r>
      <w:r>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1</w:t>
      </w:r>
      <w:r w:rsidRPr="00DF2EAB">
        <w:rPr>
          <w:rFonts w:cs="Times New Roman"/>
          <w:bCs/>
          <w:szCs w:val="26"/>
          <w:lang w:val="ru-RU"/>
        </w:rPr>
        <w:t xml:space="preserve"> = {</w:t>
      </w:r>
      <w:r>
        <w:rPr>
          <w:rFonts w:cs="Times New Roman"/>
          <w:bCs/>
          <w:szCs w:val="26"/>
          <w:lang w:val="ru-RU"/>
        </w:rPr>
        <w:t>полуавтомат</w:t>
      </w:r>
      <w:r w:rsidRPr="00DF2EAB">
        <w:rPr>
          <w:rFonts w:cs="Times New Roman"/>
          <w:bCs/>
          <w:szCs w:val="26"/>
          <w:lang w:val="ru-RU"/>
        </w:rPr>
        <w:t>}</w:t>
      </w:r>
      <w:r>
        <w:rPr>
          <w:rFonts w:cs="Times New Roman"/>
          <w:bCs/>
          <w:szCs w:val="26"/>
          <w:lang w:val="ru-RU"/>
        </w:rPr>
        <w:t>,</w:t>
      </w:r>
      <w:r w:rsidRPr="00DF2EAB">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2</w:t>
      </w:r>
      <w:r w:rsidRPr="00DF2EAB">
        <w:rPr>
          <w:rFonts w:cs="Times New Roman"/>
          <w:bCs/>
          <w:szCs w:val="26"/>
          <w:lang w:val="ru-RU"/>
        </w:rPr>
        <w:t xml:space="preserve"> = {</w:t>
      </w:r>
      <w:r>
        <w:rPr>
          <w:rFonts w:cs="Times New Roman"/>
          <w:bCs/>
          <w:szCs w:val="26"/>
          <w:lang w:val="ru-RU"/>
        </w:rPr>
        <w:t xml:space="preserve">автомат}, то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w:t>
      </w:r>
      <w:r w:rsidRPr="00DF2EAB">
        <w:rPr>
          <w:rFonts w:cs="Times New Roman"/>
          <w:bCs/>
          <w:szCs w:val="26"/>
          <w:lang w:val="ru-RU"/>
        </w:rPr>
        <w:t>= {полу}.</w:t>
      </w:r>
      <w:r w:rsidR="00CD1E96" w:rsidRPr="00882AE5">
        <w:rPr>
          <w:rFonts w:cs="Times New Roman"/>
          <w:bCs/>
          <w:szCs w:val="26"/>
          <w:lang w:val="ru-RU"/>
        </w:rPr>
        <w:br w:type="page"/>
      </w:r>
    </w:p>
    <w:p w:rsidR="00750F96" w:rsidRPr="00E301AF" w:rsidRDefault="00750F96" w:rsidP="0084399C">
      <w:pPr>
        <w:pStyle w:val="1"/>
        <w:numPr>
          <w:ilvl w:val="0"/>
          <w:numId w:val="7"/>
        </w:numPr>
        <w:rPr>
          <w:lang w:val="ru-RU"/>
        </w:rPr>
      </w:pPr>
      <w:bookmarkStart w:id="17" w:name="_Toc501664716"/>
      <w:r>
        <w:rPr>
          <w:lang w:val="ru-RU"/>
        </w:rPr>
        <w:lastRenderedPageBreak/>
        <w:t>Построение правого частного</w:t>
      </w:r>
      <w:bookmarkEnd w:id="17"/>
    </w:p>
    <w:p w:rsidR="00750F96" w:rsidRDefault="00750F96" w:rsidP="00750F96">
      <w:pPr>
        <w:spacing w:line="360" w:lineRule="auto"/>
        <w:ind w:firstLine="360"/>
        <w:jc w:val="both"/>
        <w:rPr>
          <w:rFonts w:cs="Times New Roman"/>
          <w:bCs/>
          <w:szCs w:val="26"/>
          <w:lang w:val="ru-RU"/>
        </w:rPr>
      </w:pPr>
      <w:r w:rsidRPr="00750F96">
        <w:rPr>
          <w:rFonts w:cs="Times New Roman"/>
          <w:bCs/>
          <w:szCs w:val="26"/>
          <w:lang w:val="ru-RU"/>
        </w:rPr>
        <w:t>В основе построения правого частного двух языков</w:t>
      </w:r>
      <w:r>
        <w:rPr>
          <w:rFonts w:cs="Times New Roman"/>
          <w:bCs/>
          <w:szCs w:val="26"/>
          <w:lang w:val="ru-RU"/>
        </w:rPr>
        <w:t xml:space="preserve"> лежит алгоритм</w:t>
      </w:r>
      <w:r w:rsidR="0091758A">
        <w:rPr>
          <w:rFonts w:cs="Times New Roman"/>
          <w:bCs/>
          <w:szCs w:val="26"/>
          <w:lang w:val="ru-RU"/>
        </w:rPr>
        <w:t>,</w:t>
      </w:r>
      <w:r w:rsidRPr="00750F96">
        <w:rPr>
          <w:rFonts w:cs="Times New Roman"/>
          <w:bCs/>
          <w:szCs w:val="26"/>
          <w:lang w:val="ru-RU"/>
        </w:rPr>
        <w:t xml:space="preserve"> предложенный Питером </w:t>
      </w:r>
      <w:proofErr w:type="spellStart"/>
      <w:r w:rsidRPr="00750F96">
        <w:rPr>
          <w:rFonts w:cs="Times New Roman"/>
          <w:bCs/>
          <w:szCs w:val="26"/>
          <w:lang w:val="ru-RU"/>
        </w:rPr>
        <w:t>Линцем</w:t>
      </w:r>
      <w:proofErr w:type="spellEnd"/>
      <w:r w:rsidRPr="00750F96">
        <w:rPr>
          <w:rFonts w:cs="Times New Roman"/>
          <w:bCs/>
          <w:szCs w:val="26"/>
          <w:lang w:val="ru-RU"/>
        </w:rPr>
        <w:t>[</w:t>
      </w:r>
      <w:r w:rsidR="000773A8" w:rsidRPr="000773A8">
        <w:rPr>
          <w:rFonts w:cs="Times New Roman"/>
          <w:bCs/>
          <w:szCs w:val="26"/>
          <w:lang w:val="ru-RU"/>
        </w:rPr>
        <w:t>3</w:t>
      </w:r>
      <w:r w:rsidRPr="00750F96">
        <w:rPr>
          <w:rFonts w:cs="Times New Roman"/>
          <w:bCs/>
          <w:szCs w:val="26"/>
          <w:lang w:val="ru-RU"/>
        </w:rPr>
        <w:t>]. Суть алгоритма заключается в том, что исходные языки представляютс</w:t>
      </w:r>
      <w:r>
        <w:rPr>
          <w:rFonts w:cs="Times New Roman"/>
          <w:bCs/>
          <w:szCs w:val="26"/>
          <w:lang w:val="ru-RU"/>
        </w:rPr>
        <w:t>я с помощью соответствующих полуавтоматов. Полуавтомат, соответствующий правому частному, аналогичен первому (левому) полуавтомату, однако набор финальных состояний будет отличаться. Алгоритм сводится к поиску всех финальных состояний. Для этого в первом (левом) полуавтомате каждое состояние по очереди помечается как начальное и пересекается со вторым (правым) полуавтоматом. Если пересечение пусто</w:t>
      </w:r>
      <w:r w:rsidR="0091758A">
        <w:rPr>
          <w:rFonts w:cs="Times New Roman"/>
          <w:bCs/>
          <w:szCs w:val="26"/>
          <w:lang w:val="ru-RU"/>
        </w:rPr>
        <w:t>,</w:t>
      </w:r>
      <w:r w:rsidR="00E301AF" w:rsidRPr="00E301AF">
        <w:rPr>
          <w:rFonts w:cs="Times New Roman"/>
          <w:bCs/>
          <w:szCs w:val="26"/>
          <w:lang w:val="ru-RU"/>
        </w:rPr>
        <w:t xml:space="preserve"> </w:t>
      </w:r>
      <w:r w:rsidR="00E301AF">
        <w:rPr>
          <w:rFonts w:cs="Times New Roman"/>
          <w:bCs/>
          <w:szCs w:val="26"/>
          <w:lang w:val="ru-RU"/>
        </w:rPr>
        <w:t>т.е. нет общего поведения</w:t>
      </w:r>
      <w:r>
        <w:rPr>
          <w:rFonts w:cs="Times New Roman"/>
          <w:bCs/>
          <w:szCs w:val="26"/>
          <w:lang w:val="ru-RU"/>
        </w:rPr>
        <w:t xml:space="preserve">, то состояние, помеченное как начальное в первом (левом) полуавтомате будет </w:t>
      </w:r>
      <w:proofErr w:type="spellStart"/>
      <w:r>
        <w:rPr>
          <w:rFonts w:cs="Times New Roman"/>
          <w:bCs/>
          <w:szCs w:val="26"/>
          <w:lang w:val="ru-RU"/>
        </w:rPr>
        <w:t>нефинальным</w:t>
      </w:r>
      <w:proofErr w:type="spellEnd"/>
      <w:r>
        <w:rPr>
          <w:rFonts w:cs="Times New Roman"/>
          <w:bCs/>
          <w:szCs w:val="26"/>
          <w:lang w:val="ru-RU"/>
        </w:rPr>
        <w:t xml:space="preserve"> в полуавтомате, соответствующем правому частному.</w:t>
      </w:r>
    </w:p>
    <w:p w:rsidR="008B6419" w:rsidRDefault="00750F96" w:rsidP="00750F96">
      <w:pPr>
        <w:spacing w:line="360" w:lineRule="auto"/>
        <w:ind w:firstLine="360"/>
        <w:jc w:val="both"/>
        <w:rPr>
          <w:rFonts w:cs="Times New Roman"/>
          <w:bCs/>
          <w:szCs w:val="26"/>
          <w:lang w:val="ru-RU"/>
        </w:rPr>
      </w:pPr>
      <w:r>
        <w:rPr>
          <w:rFonts w:cs="Times New Roman"/>
          <w:bCs/>
          <w:szCs w:val="26"/>
          <w:lang w:val="ru-RU"/>
        </w:rPr>
        <w:t xml:space="preserve">Пример: </w:t>
      </w:r>
    </w:p>
    <w:p w:rsidR="00750F96" w:rsidRPr="008B6419" w:rsidRDefault="008B6419" w:rsidP="00750F96">
      <w:pPr>
        <w:spacing w:line="360" w:lineRule="auto"/>
        <w:ind w:firstLine="360"/>
        <w:jc w:val="both"/>
        <w:rPr>
          <w:rFonts w:ascii="Gadugi" w:hAnsi="Gadugi" w:cs="Times New Roman"/>
          <w:bCs/>
          <w:szCs w:val="26"/>
        </w:rPr>
      </w:pPr>
      <w:r w:rsidRPr="00AC1F9D">
        <w:rPr>
          <w:rFonts w:cs="Times New Roman"/>
          <w:bCs/>
          <w:i/>
          <w:szCs w:val="26"/>
          <w:lang w:val="ru-RU"/>
        </w:rPr>
        <w:t>L</w:t>
      </w:r>
      <w:r w:rsidRPr="00AC1F9D">
        <w:rPr>
          <w:rFonts w:cs="Times New Roman"/>
          <w:bCs/>
          <w:szCs w:val="26"/>
          <w:vertAlign w:val="subscript"/>
          <w:lang w:val="ru-RU"/>
        </w:rPr>
        <w:t>1</w:t>
      </w:r>
      <w:r w:rsidR="00750F96">
        <w:rPr>
          <w:rFonts w:cs="Times New Roman"/>
          <w:bCs/>
          <w:szCs w:val="26"/>
        </w:rPr>
        <w:t>={11</w:t>
      </w:r>
      <w:r w:rsidR="00750F96" w:rsidRPr="00750F96">
        <w:rPr>
          <w:rFonts w:cs="Times New Roman"/>
          <w:bCs/>
          <w:szCs w:val="26"/>
          <w:vertAlign w:val="superscript"/>
        </w:rPr>
        <w:t>*</w:t>
      </w:r>
      <w:r w:rsidR="00750F96">
        <w:rPr>
          <w:rFonts w:cs="Times New Roman"/>
          <w:bCs/>
          <w:szCs w:val="26"/>
        </w:rPr>
        <w:t>2</w:t>
      </w:r>
      <w:r w:rsidR="00750F96" w:rsidRPr="00750F96">
        <w:rPr>
          <w:rFonts w:cs="Times New Roman"/>
          <w:bCs/>
          <w:szCs w:val="26"/>
          <w:vertAlign w:val="superscript"/>
        </w:rPr>
        <w:t>*</w:t>
      </w:r>
      <w:r w:rsidR="00750F96">
        <w:rPr>
          <w:rFonts w:cs="Times New Roman"/>
          <w:bCs/>
          <w:szCs w:val="26"/>
        </w:rPr>
        <w:t>}</w:t>
      </w:r>
      <w:r w:rsidR="00BD20B5">
        <w:rPr>
          <w:rFonts w:ascii="Cambria Math" w:hAnsi="Cambria Math" w:cs="Times New Roman"/>
          <w:bCs/>
          <w:szCs w:val="26"/>
          <w:lang w:val="ru-RU"/>
        </w:rPr>
        <w:t>⋃</w:t>
      </w:r>
      <w:r w:rsidR="00750F96">
        <w:rPr>
          <w:rFonts w:cs="Times New Roman"/>
          <w:bCs/>
          <w:szCs w:val="26"/>
        </w:rPr>
        <w:t>{21}</w:t>
      </w:r>
    </w:p>
    <w:p w:rsidR="00750F96" w:rsidRPr="008B6419" w:rsidRDefault="00750F96" w:rsidP="00750F96">
      <w:pPr>
        <w:suppressAutoHyphens w:val="0"/>
        <w:spacing w:after="200" w:line="276" w:lineRule="auto"/>
        <w:jc w:val="center"/>
        <w:rPr>
          <w:rFonts w:cs="Times New Roman"/>
          <w:bCs/>
          <w:szCs w:val="26"/>
          <w:lang w:val="ru-RU"/>
        </w:rPr>
      </w:pPr>
      <w:r w:rsidRPr="00750F96">
        <w:rPr>
          <w:b/>
          <w:noProof/>
          <w:sz w:val="36"/>
          <w:lang w:val="ru-RU" w:eastAsia="ru-RU" w:bidi="ar-SA"/>
        </w:rPr>
        <w:drawing>
          <wp:inline distT="0" distB="0" distL="0" distR="0">
            <wp:extent cx="2545689" cy="1894637"/>
            <wp:effectExtent l="0" t="0" r="0" b="0"/>
            <wp:docPr id="4" name="Объект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4</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8B6419" w:rsidRPr="008B6419" w:rsidRDefault="008B6419" w:rsidP="00750F96">
      <w:pPr>
        <w:suppressAutoHyphens w:val="0"/>
        <w:spacing w:after="200" w:line="276" w:lineRule="auto"/>
        <w:jc w:val="center"/>
        <w:rPr>
          <w:rFonts w:cs="Times New Roman"/>
          <w:bCs/>
          <w:szCs w:val="26"/>
          <w:lang w:val="ru-RU"/>
        </w:rPr>
      </w:pPr>
      <w:r w:rsidRPr="008B6419">
        <w:rPr>
          <w:rFonts w:cs="Times New Roman"/>
          <w:bCs/>
          <w:szCs w:val="26"/>
          <w:lang w:val="ru-RU"/>
        </w:rPr>
        <w:t xml:space="preserve">Рисунок 1. </w:t>
      </w:r>
      <w:r>
        <w:rPr>
          <w:rFonts w:cs="Times New Roman"/>
          <w:bCs/>
          <w:szCs w:val="26"/>
          <w:lang w:val="ru-RU"/>
        </w:rPr>
        <w:t>Полуавтомат</w:t>
      </w:r>
      <w:r w:rsidR="002A30A7">
        <w:rPr>
          <w:rFonts w:cs="Times New Roman"/>
          <w:bCs/>
          <w:szCs w:val="26"/>
          <w:lang w:val="ru-RU"/>
        </w:rPr>
        <w:t>,</w:t>
      </w:r>
      <w:r>
        <w:rPr>
          <w:rFonts w:cs="Times New Roman"/>
          <w:bCs/>
          <w:szCs w:val="26"/>
          <w:lang w:val="ru-RU"/>
        </w:rPr>
        <w:t xml:space="preserve"> соответствующий </w:t>
      </w:r>
      <w:r w:rsidRPr="00AC1F9D">
        <w:rPr>
          <w:rFonts w:cs="Times New Roman"/>
          <w:bCs/>
          <w:i/>
          <w:szCs w:val="26"/>
          <w:lang w:val="ru-RU"/>
        </w:rPr>
        <w:t>L</w:t>
      </w:r>
      <w:r w:rsidRPr="00AC1F9D">
        <w:rPr>
          <w:rFonts w:cs="Times New Roman"/>
          <w:bCs/>
          <w:szCs w:val="26"/>
          <w:vertAlign w:val="subscript"/>
          <w:lang w:val="ru-RU"/>
        </w:rPr>
        <w:t>1</w:t>
      </w:r>
    </w:p>
    <w:p w:rsidR="00750F96" w:rsidRPr="002A30A7" w:rsidRDefault="008B6419">
      <w:pPr>
        <w:suppressAutoHyphens w:val="0"/>
        <w:spacing w:after="200" w:line="276" w:lineRule="auto"/>
        <w:rPr>
          <w:rFonts w:cs="Times New Roman"/>
          <w:bCs/>
          <w:szCs w:val="26"/>
          <w:lang w:val="ru-RU"/>
        </w:rPr>
      </w:pPr>
      <w:r w:rsidRPr="00AC1F9D">
        <w:rPr>
          <w:rFonts w:cs="Times New Roman"/>
          <w:bCs/>
          <w:i/>
          <w:szCs w:val="26"/>
          <w:lang w:val="ru-RU"/>
        </w:rPr>
        <w:t>L</w:t>
      </w:r>
      <w:r w:rsidRPr="00AC1F9D">
        <w:rPr>
          <w:rFonts w:cs="Times New Roman"/>
          <w:bCs/>
          <w:szCs w:val="26"/>
          <w:vertAlign w:val="subscript"/>
          <w:lang w:val="ru-RU"/>
        </w:rPr>
        <w:t>2</w:t>
      </w:r>
      <w:r>
        <w:rPr>
          <w:rFonts w:cs="Times New Roman"/>
          <w:bCs/>
          <w:szCs w:val="26"/>
          <w:vertAlign w:val="subscript"/>
          <w:lang w:val="ru-RU"/>
        </w:rPr>
        <w:t xml:space="preserve"> </w:t>
      </w:r>
      <w:r>
        <w:rPr>
          <w:rFonts w:cs="Times New Roman"/>
          <w:bCs/>
          <w:szCs w:val="26"/>
          <w:lang w:val="ru-RU"/>
        </w:rPr>
        <w:t xml:space="preserve">= </w:t>
      </w:r>
      <w:r w:rsidRPr="002A30A7">
        <w:rPr>
          <w:rFonts w:cs="Times New Roman"/>
          <w:bCs/>
          <w:szCs w:val="26"/>
          <w:lang w:val="ru-RU"/>
        </w:rPr>
        <w:t>{22</w:t>
      </w:r>
      <w:r w:rsidRPr="002A30A7">
        <w:rPr>
          <w:rFonts w:cs="Times New Roman"/>
          <w:bCs/>
          <w:szCs w:val="26"/>
          <w:vertAlign w:val="superscript"/>
          <w:lang w:val="ru-RU"/>
        </w:rPr>
        <w:t>*</w:t>
      </w:r>
      <w:r w:rsidRPr="002A30A7">
        <w:rPr>
          <w:rFonts w:cs="Times New Roman"/>
          <w:bCs/>
          <w:szCs w:val="26"/>
          <w:lang w:val="ru-RU"/>
        </w:rPr>
        <w:t>}</w:t>
      </w:r>
    </w:p>
    <w:p w:rsidR="008B6419" w:rsidRDefault="008B6419" w:rsidP="008B6419">
      <w:pPr>
        <w:suppressAutoHyphens w:val="0"/>
        <w:spacing w:after="200" w:line="276" w:lineRule="auto"/>
        <w:jc w:val="center"/>
        <w:rPr>
          <w:rFonts w:cs="Times New Roman"/>
          <w:bCs/>
          <w:szCs w:val="26"/>
        </w:rPr>
      </w:pPr>
      <w:r w:rsidRPr="008B6419">
        <w:rPr>
          <w:rFonts w:cs="Times New Roman"/>
          <w:bCs/>
          <w:noProof/>
          <w:szCs w:val="26"/>
          <w:lang w:val="ru-RU" w:eastAsia="ru-RU" w:bidi="ar-SA"/>
        </w:rPr>
        <w:drawing>
          <wp:inline distT="0" distB="0" distL="0" distR="0">
            <wp:extent cx="1265613" cy="1933575"/>
            <wp:effectExtent l="0" t="0" r="0" b="0"/>
            <wp:docPr id="5" name="Объект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440160" cy="2204720"/>
                      <a:chOff x="5796136" y="1025551"/>
                      <a:chExt cx="1440160" cy="2204720"/>
                    </a:xfrm>
                  </a:grpSpPr>
                  <a:grpSp>
                    <a:nvGrpSpPr>
                      <a:cNvPr id="66" name="Группа 65"/>
                      <a:cNvGrpSpPr/>
                    </a:nvGrpSpPr>
                    <a:grpSpPr>
                      <a:xfrm>
                        <a:off x="5796136" y="1025551"/>
                        <a:ext cx="1440160" cy="2204720"/>
                        <a:chOff x="5796136" y="1025551"/>
                        <a:chExt cx="1440160" cy="2204720"/>
                      </a:xfrm>
                    </a:grpSpPr>
                    <a:sp>
                      <a:nvSpPr>
                        <a:cNvPr id="10" name="Овал 9"/>
                        <a:cNvSpPr/>
                      </a:nvSpPr>
                      <a:spPr>
                        <a:xfrm>
                          <a:off x="5868144" y="1484784"/>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1" name="Овал 10"/>
                        <a:cNvSpPr/>
                      </a:nvSpPr>
                      <a:spPr>
                        <a:xfrm>
                          <a:off x="5868144" y="234888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2</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2" name="Овал 11"/>
                        <a:cNvSpPr/>
                      </a:nvSpPr>
                      <a:spPr>
                        <a:xfrm>
                          <a:off x="6804248" y="1484784"/>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0" name="Скругленная соединительная линия 59"/>
                        <a:cNvCxnSpPr>
                          <a:stCxn id="10" idx="4"/>
                          <a:endCxn id="11" idx="0"/>
                        </a:cNvCxnSpPr>
                      </a:nvCxnSpPr>
                      <a:spPr>
                        <a:xfrm rot="5400000">
                          <a:off x="5868144" y="2132856"/>
                          <a:ext cx="432048"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3" name="Скругленная соединительная линия 62"/>
                        <a:cNvCxnSpPr>
                          <a:stCxn id="10" idx="6"/>
                          <a:endCxn id="12" idx="2"/>
                        </a:cNvCxnSpPr>
                      </a:nvCxnSpPr>
                      <a:spPr>
                        <a:xfrm>
                          <a:off x="6300192" y="1700808"/>
                          <a:ext cx="504056"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5" name="Скругленная соединительная линия 64"/>
                        <a:cNvCxnSpPr>
                          <a:stCxn id="12" idx="7"/>
                          <a:endCxn id="12" idx="1"/>
                        </a:cNvCxnSpPr>
                      </a:nvCxnSpPr>
                      <a:spPr>
                        <a:xfrm rot="16200000" flipV="1">
                          <a:off x="7020272" y="13953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7" name="Shape 66"/>
                        <a:cNvCxnSpPr>
                          <a:stCxn id="12" idx="4"/>
                          <a:endCxn id="11" idx="6"/>
                        </a:cNvCxnSpPr>
                      </a:nvCxnSpPr>
                      <a:spPr>
                        <a:xfrm rot="5400000">
                          <a:off x="6336196" y="1880828"/>
                          <a:ext cx="648072" cy="720080"/>
                        </a:xfrm>
                        <a:prstGeom prst="curvedConnector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9" name="Скругленная соединительная линия 68"/>
                        <a:cNvCxnSpPr>
                          <a:stCxn id="11" idx="3"/>
                          <a:endCxn id="11" idx="5"/>
                        </a:cNvCxnSpPr>
                      </a:nvCxnSpPr>
                      <a:spPr>
                        <a:xfrm rot="16200000" flipH="1">
                          <a:off x="6084168" y="25649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70" name="TextBox 69"/>
                        <a:cNvSpPr txBox="1"/>
                      </a:nvSpPr>
                      <a:spPr>
                        <a:xfrm>
                          <a:off x="6372200"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1" name="TextBox 70"/>
                        <a:cNvSpPr txBox="1"/>
                      </a:nvSpPr>
                      <a:spPr>
                        <a:xfrm>
                          <a:off x="5834281" y="2922494"/>
                          <a:ext cx="576064"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2" name="TextBox 71"/>
                        <a:cNvSpPr txBox="1"/>
                      </a:nvSpPr>
                      <a:spPr>
                        <a:xfrm>
                          <a:off x="6732240" y="227687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73" name="TextBox 72"/>
                        <a:cNvSpPr txBox="1"/>
                      </a:nvSpPr>
                      <a:spPr>
                        <a:xfrm>
                          <a:off x="6894185" y="1025551"/>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85" name="TextBox 84"/>
                        <a:cNvSpPr txBox="1"/>
                      </a:nvSpPr>
                      <a:spPr>
                        <a:xfrm>
                          <a:off x="5796136" y="198884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grpSp>
                </lc:lockedCanvas>
              </a:graphicData>
            </a:graphic>
          </wp:inline>
        </w:drawing>
      </w:r>
    </w:p>
    <w:p w:rsidR="008B6419" w:rsidRDefault="008B6419" w:rsidP="008B6419">
      <w:pPr>
        <w:suppressAutoHyphens w:val="0"/>
        <w:spacing w:after="200" w:line="276" w:lineRule="auto"/>
        <w:jc w:val="center"/>
        <w:rPr>
          <w:rFonts w:cs="Times New Roman"/>
          <w:bCs/>
          <w:szCs w:val="26"/>
          <w:vertAlign w:val="subscript"/>
          <w:lang w:val="ru-RU"/>
        </w:rPr>
      </w:pPr>
      <w:r>
        <w:rPr>
          <w:rFonts w:cs="Times New Roman"/>
          <w:bCs/>
          <w:szCs w:val="26"/>
          <w:lang w:val="ru-RU"/>
        </w:rPr>
        <w:t>Рисунок 2. Полуавтомат</w:t>
      </w:r>
      <w:r w:rsidR="002A30A7">
        <w:rPr>
          <w:rFonts w:cs="Times New Roman"/>
          <w:bCs/>
          <w:szCs w:val="26"/>
          <w:lang w:val="ru-RU"/>
        </w:rPr>
        <w:t>,</w:t>
      </w:r>
      <w:r>
        <w:rPr>
          <w:rFonts w:cs="Times New Roman"/>
          <w:bCs/>
          <w:szCs w:val="26"/>
          <w:lang w:val="ru-RU"/>
        </w:rPr>
        <w:t xml:space="preserve"> соответствующий </w:t>
      </w:r>
      <w:r w:rsidRPr="00AC1F9D">
        <w:rPr>
          <w:rFonts w:cs="Times New Roman"/>
          <w:bCs/>
          <w:i/>
          <w:szCs w:val="26"/>
          <w:lang w:val="ru-RU"/>
        </w:rPr>
        <w:t>L</w:t>
      </w:r>
      <w:r w:rsidRPr="00AC1F9D">
        <w:rPr>
          <w:rFonts w:cs="Times New Roman"/>
          <w:bCs/>
          <w:szCs w:val="26"/>
          <w:vertAlign w:val="subscript"/>
          <w:lang w:val="ru-RU"/>
        </w:rPr>
        <w:t>2</w:t>
      </w:r>
    </w:p>
    <w:p w:rsidR="008B6419" w:rsidRDefault="008B6419" w:rsidP="002A30A7">
      <w:pPr>
        <w:suppressAutoHyphens w:val="0"/>
        <w:spacing w:after="200" w:line="360" w:lineRule="auto"/>
        <w:jc w:val="both"/>
        <w:rPr>
          <w:rFonts w:cs="Times New Roman"/>
          <w:bCs/>
          <w:szCs w:val="26"/>
          <w:lang w:val="ru-RU"/>
        </w:rPr>
      </w:pPr>
      <w:r>
        <w:rPr>
          <w:rFonts w:cs="Times New Roman"/>
          <w:bCs/>
          <w:szCs w:val="26"/>
          <w:lang w:val="ru-RU"/>
        </w:rPr>
        <w:lastRenderedPageBreak/>
        <w:t xml:space="preserve">Соответственно по алгоритму необходимо </w:t>
      </w:r>
      <w:r w:rsidR="002A30A7">
        <w:rPr>
          <w:rFonts w:cs="Times New Roman"/>
          <w:bCs/>
          <w:szCs w:val="26"/>
          <w:lang w:val="ru-RU"/>
        </w:rPr>
        <w:t xml:space="preserve">в полуавтомате, соответствующем </w:t>
      </w:r>
      <w:r w:rsidR="00B54104" w:rsidRPr="00DF2EAB">
        <w:rPr>
          <w:rFonts w:cs="Times New Roman"/>
          <w:bCs/>
          <w:i/>
          <w:szCs w:val="26"/>
          <w:lang w:val="ru-RU"/>
        </w:rPr>
        <w:t>L</w:t>
      </w:r>
      <w:r w:rsidR="00B54104" w:rsidRPr="00DF2EAB">
        <w:rPr>
          <w:rFonts w:cs="Times New Roman"/>
          <w:bCs/>
          <w:szCs w:val="26"/>
          <w:vertAlign w:val="subscript"/>
          <w:lang w:val="ru-RU"/>
        </w:rPr>
        <w:t>1</w:t>
      </w:r>
      <w:r w:rsidR="002A30A7" w:rsidRPr="002A30A7">
        <w:rPr>
          <w:rFonts w:cs="Times New Roman"/>
          <w:bCs/>
          <w:szCs w:val="26"/>
          <w:lang w:val="ru-RU"/>
        </w:rPr>
        <w:t xml:space="preserve"> </w:t>
      </w:r>
      <w:r w:rsidR="002A30A7">
        <w:rPr>
          <w:rFonts w:cs="Times New Roman"/>
          <w:bCs/>
          <w:szCs w:val="26"/>
          <w:lang w:val="ru-RU"/>
        </w:rPr>
        <w:t xml:space="preserve">менять начальное состояние и пересекать с </w:t>
      </w:r>
      <w:r w:rsidR="00B54104" w:rsidRPr="00DF2EAB">
        <w:rPr>
          <w:rFonts w:cs="Times New Roman"/>
          <w:bCs/>
          <w:i/>
          <w:szCs w:val="26"/>
          <w:lang w:val="ru-RU"/>
        </w:rPr>
        <w:t>L</w:t>
      </w:r>
      <w:r w:rsidR="00B54104" w:rsidRPr="00DF2EAB">
        <w:rPr>
          <w:rFonts w:cs="Times New Roman"/>
          <w:bCs/>
          <w:szCs w:val="26"/>
          <w:vertAlign w:val="subscript"/>
          <w:lang w:val="ru-RU"/>
        </w:rPr>
        <w:t>2</w:t>
      </w:r>
      <w:r w:rsidR="002A30A7" w:rsidRPr="002A30A7">
        <w:rPr>
          <w:rFonts w:cs="Times New Roman"/>
          <w:bCs/>
          <w:szCs w:val="26"/>
          <w:lang w:val="ru-RU"/>
        </w:rPr>
        <w:t xml:space="preserve">. </w:t>
      </w:r>
      <w:r w:rsidR="002A30A7">
        <w:rPr>
          <w:rFonts w:cs="Times New Roman"/>
          <w:bCs/>
          <w:szCs w:val="26"/>
          <w:lang w:val="ru-RU"/>
        </w:rPr>
        <w:t>В итоге:</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0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1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не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2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не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3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Pr>
          <w:rFonts w:cs="Times New Roman"/>
          <w:bCs/>
          <w:szCs w:val="26"/>
          <w:lang w:val="ru-RU"/>
        </w:rPr>
        <w:t xml:space="preserve"> 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4 -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sidRPr="002A30A7">
        <w:rPr>
          <w:rFonts w:cs="Times New Roman"/>
          <w:bCs/>
          <w:szCs w:val="26"/>
          <w:lang w:val="ru-RU"/>
        </w:rPr>
        <w:t xml:space="preserve"> </w:t>
      </w:r>
      <w:r>
        <w:rPr>
          <w:rFonts w:cs="Times New Roman"/>
          <w:bCs/>
          <w:szCs w:val="26"/>
          <w:lang w:val="ru-RU"/>
        </w:rPr>
        <w:t>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При начальном состоянии 5 - пересечение </w:t>
      </w:r>
      <w:r w:rsidR="00B54104" w:rsidRPr="00DF2EAB">
        <w:rPr>
          <w:rFonts w:cs="Times New Roman"/>
          <w:bCs/>
          <w:i/>
          <w:szCs w:val="26"/>
          <w:lang w:val="ru-RU"/>
        </w:rPr>
        <w:t>L</w:t>
      </w:r>
      <w:r w:rsidR="00B54104" w:rsidRPr="00DF2EAB">
        <w:rPr>
          <w:rFonts w:cs="Times New Roman"/>
          <w:bCs/>
          <w:szCs w:val="26"/>
          <w:vertAlign w:val="subscript"/>
          <w:lang w:val="ru-RU"/>
        </w:rPr>
        <w:t>1</w:t>
      </w:r>
      <w:r w:rsidRPr="002A30A7">
        <w:rPr>
          <w:rFonts w:cs="Times New Roman"/>
          <w:bCs/>
          <w:szCs w:val="26"/>
          <w:lang w:val="ru-RU"/>
        </w:rPr>
        <w:t xml:space="preserve"> и </w:t>
      </w:r>
      <w:r w:rsidR="00B54104" w:rsidRPr="00DF2EAB">
        <w:rPr>
          <w:rFonts w:cs="Times New Roman"/>
          <w:bCs/>
          <w:i/>
          <w:szCs w:val="26"/>
          <w:lang w:val="ru-RU"/>
        </w:rPr>
        <w:t>L</w:t>
      </w:r>
      <w:r w:rsidR="00B54104" w:rsidRPr="00DF2EAB">
        <w:rPr>
          <w:rFonts w:cs="Times New Roman"/>
          <w:bCs/>
          <w:szCs w:val="26"/>
          <w:vertAlign w:val="subscript"/>
          <w:lang w:val="ru-RU"/>
        </w:rPr>
        <w:t>2</w:t>
      </w:r>
      <w:r w:rsidRPr="002A30A7">
        <w:rPr>
          <w:rFonts w:cs="Times New Roman"/>
          <w:bCs/>
          <w:szCs w:val="26"/>
          <w:lang w:val="ru-RU"/>
        </w:rPr>
        <w:t xml:space="preserve"> </w:t>
      </w:r>
      <w:r>
        <w:rPr>
          <w:rFonts w:cs="Times New Roman"/>
          <w:bCs/>
          <w:szCs w:val="26"/>
          <w:lang w:val="ru-RU"/>
        </w:rPr>
        <w:t>пусто.</w:t>
      </w:r>
    </w:p>
    <w:p w:rsidR="002A30A7" w:rsidRDefault="002A30A7" w:rsidP="002A30A7">
      <w:pPr>
        <w:suppressAutoHyphens w:val="0"/>
        <w:spacing w:after="200" w:line="360" w:lineRule="auto"/>
        <w:jc w:val="both"/>
        <w:rPr>
          <w:rFonts w:cs="Times New Roman"/>
          <w:bCs/>
          <w:szCs w:val="26"/>
          <w:lang w:val="ru-RU"/>
        </w:rPr>
      </w:pPr>
      <w:r>
        <w:rPr>
          <w:rFonts w:cs="Times New Roman"/>
          <w:bCs/>
          <w:szCs w:val="26"/>
          <w:lang w:val="ru-RU"/>
        </w:rPr>
        <w:t xml:space="preserve">Т.о. в полуавтомате, соответствующем </w:t>
      </w:r>
      <w:r w:rsidR="00B54104" w:rsidRPr="00DF2EAB">
        <w:rPr>
          <w:rFonts w:cs="Times New Roman"/>
          <w:bCs/>
          <w:i/>
          <w:szCs w:val="26"/>
          <w:lang w:val="ru-RU"/>
        </w:rPr>
        <w:t>L</w:t>
      </w:r>
      <w:r w:rsidR="00B54104" w:rsidRPr="00DF2EAB">
        <w:rPr>
          <w:rFonts w:cs="Times New Roman"/>
          <w:bCs/>
          <w:szCs w:val="26"/>
          <w:vertAlign w:val="subscript"/>
          <w:lang w:val="ru-RU"/>
        </w:rPr>
        <w:t>1</w:t>
      </w:r>
      <w:r w:rsidR="00B54104" w:rsidRPr="00882AE5">
        <w:rPr>
          <w:rFonts w:cs="Times New Roman"/>
          <w:bCs/>
          <w:szCs w:val="26"/>
          <w:lang w:val="ru-RU"/>
        </w:rPr>
        <w:t>/</w:t>
      </w:r>
      <w:r w:rsidR="00B54104" w:rsidRPr="00DF2EAB">
        <w:rPr>
          <w:rFonts w:cs="Times New Roman"/>
          <w:bCs/>
          <w:i/>
          <w:szCs w:val="26"/>
          <w:lang w:val="ru-RU"/>
        </w:rPr>
        <w:t>L</w:t>
      </w:r>
      <w:r w:rsidR="00B54104" w:rsidRPr="00DF2EAB">
        <w:rPr>
          <w:rFonts w:cs="Times New Roman"/>
          <w:bCs/>
          <w:szCs w:val="26"/>
          <w:vertAlign w:val="subscript"/>
          <w:lang w:val="ru-RU"/>
        </w:rPr>
        <w:t>2</w:t>
      </w:r>
      <w:r w:rsidRPr="002A30A7">
        <w:rPr>
          <w:rFonts w:cs="Times New Roman"/>
          <w:bCs/>
          <w:szCs w:val="26"/>
          <w:lang w:val="ru-RU"/>
        </w:rPr>
        <w:t xml:space="preserve"> </w:t>
      </w:r>
      <w:r>
        <w:rPr>
          <w:rFonts w:cs="Times New Roman"/>
          <w:bCs/>
          <w:szCs w:val="26"/>
          <w:lang w:val="ru-RU"/>
        </w:rPr>
        <w:t xml:space="preserve">(правому частному) состояния 1 и 2 будут финальными, а остальные – </w:t>
      </w:r>
      <w:proofErr w:type="spellStart"/>
      <w:r>
        <w:rPr>
          <w:rFonts w:cs="Times New Roman"/>
          <w:bCs/>
          <w:szCs w:val="26"/>
          <w:lang w:val="ru-RU"/>
        </w:rPr>
        <w:t>нефинальными</w:t>
      </w:r>
      <w:proofErr w:type="spellEnd"/>
      <w:r>
        <w:rPr>
          <w:rFonts w:cs="Times New Roman"/>
          <w:bCs/>
          <w:szCs w:val="26"/>
          <w:lang w:val="ru-RU"/>
        </w:rPr>
        <w:t>.</w:t>
      </w:r>
    </w:p>
    <w:p w:rsidR="002A30A7" w:rsidRDefault="002A30A7" w:rsidP="002A30A7">
      <w:pPr>
        <w:suppressAutoHyphens w:val="0"/>
        <w:spacing w:after="200" w:line="276" w:lineRule="auto"/>
        <w:jc w:val="center"/>
        <w:rPr>
          <w:rFonts w:cs="Times New Roman"/>
          <w:bCs/>
          <w:szCs w:val="26"/>
          <w:lang w:val="ru-RU"/>
        </w:rPr>
      </w:pPr>
      <w:r w:rsidRPr="002A30A7">
        <w:rPr>
          <w:rFonts w:cs="Times New Roman"/>
          <w:bCs/>
          <w:noProof/>
          <w:szCs w:val="26"/>
          <w:lang w:val="ru-RU" w:eastAsia="ru-RU" w:bidi="ar-SA"/>
        </w:rPr>
        <w:drawing>
          <wp:inline distT="0" distB="0" distL="0" distR="0">
            <wp:extent cx="3240360" cy="2539372"/>
            <wp:effectExtent l="0" t="0" r="0" b="0"/>
            <wp:docPr id="7" name="Объект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solidFill>
                                  <a:schemeClr val="dk1"/>
                                </a:solidFill>
                                <a:latin typeface="Courier New" pitchFamily="49" charset="0"/>
                                <a:cs typeface="Courier New" pitchFamily="49" charset="0"/>
                              </a:rPr>
                              <a:t>4</a:t>
                            </a:r>
                            <a:endParaRPr lang="ru-RU" dirty="0">
                              <a:solidFill>
                                <a:schemeClr val="dk1"/>
                              </a:solidFill>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2A30A7" w:rsidRDefault="002A30A7" w:rsidP="002A30A7">
      <w:pPr>
        <w:suppressAutoHyphens w:val="0"/>
        <w:spacing w:after="200" w:line="276" w:lineRule="auto"/>
        <w:jc w:val="center"/>
        <w:rPr>
          <w:rFonts w:cs="Times New Roman"/>
          <w:bCs/>
          <w:szCs w:val="26"/>
          <w:lang w:val="ru-RU"/>
        </w:rPr>
      </w:pPr>
      <w:r>
        <w:rPr>
          <w:rFonts w:cs="Times New Roman"/>
          <w:bCs/>
          <w:szCs w:val="26"/>
          <w:lang w:val="ru-RU"/>
        </w:rPr>
        <w:t xml:space="preserve">Рисунок 3. Полуавтомат, соответствующий </w:t>
      </w:r>
      <w:r w:rsidRPr="00AC1F9D">
        <w:rPr>
          <w:rFonts w:cs="Times New Roman"/>
          <w:bCs/>
          <w:i/>
          <w:szCs w:val="26"/>
          <w:lang w:val="ru-RU"/>
        </w:rPr>
        <w:t>L</w:t>
      </w:r>
      <w:r w:rsidRPr="002A30A7">
        <w:rPr>
          <w:rFonts w:cs="Times New Roman"/>
          <w:bCs/>
          <w:szCs w:val="26"/>
          <w:vertAlign w:val="subscript"/>
          <w:lang w:val="ru-RU"/>
        </w:rPr>
        <w:t>1</w:t>
      </w:r>
      <w:r w:rsidRPr="002A30A7">
        <w:rPr>
          <w:rFonts w:cs="Times New Roman"/>
          <w:bCs/>
          <w:szCs w:val="26"/>
          <w:lang w:val="ru-RU"/>
        </w:rPr>
        <w:t>/</w:t>
      </w:r>
      <w:r w:rsidRPr="00AC1F9D">
        <w:rPr>
          <w:rFonts w:cs="Times New Roman"/>
          <w:bCs/>
          <w:i/>
          <w:szCs w:val="26"/>
          <w:lang w:val="ru-RU"/>
        </w:rPr>
        <w:t>L</w:t>
      </w:r>
      <w:r>
        <w:rPr>
          <w:rFonts w:cs="Times New Roman"/>
          <w:bCs/>
          <w:szCs w:val="26"/>
          <w:vertAlign w:val="subscript"/>
          <w:lang w:val="ru-RU"/>
        </w:rPr>
        <w:t>2</w:t>
      </w:r>
    </w:p>
    <w:p w:rsidR="002A30A7" w:rsidRPr="002A30A7" w:rsidRDefault="002A30A7" w:rsidP="002A30A7">
      <w:pPr>
        <w:suppressAutoHyphens w:val="0"/>
        <w:spacing w:after="200" w:line="276" w:lineRule="auto"/>
        <w:jc w:val="both"/>
        <w:rPr>
          <w:rFonts w:cs="Times New Roman"/>
          <w:bCs/>
          <w:szCs w:val="26"/>
          <w:lang w:val="ru-RU"/>
        </w:rPr>
      </w:pPr>
    </w:p>
    <w:p w:rsidR="00750F96" w:rsidRDefault="00750F96">
      <w:pPr>
        <w:suppressAutoHyphens w:val="0"/>
        <w:spacing w:after="200" w:line="276" w:lineRule="auto"/>
        <w:rPr>
          <w:b/>
          <w:sz w:val="36"/>
          <w:lang w:val="ru-RU"/>
        </w:rPr>
      </w:pPr>
      <w:r>
        <w:rPr>
          <w:b/>
          <w:sz w:val="36"/>
          <w:lang w:val="ru-RU"/>
        </w:rPr>
        <w:br w:type="page"/>
      </w:r>
    </w:p>
    <w:p w:rsidR="00D25202" w:rsidRDefault="00D25202" w:rsidP="0084399C">
      <w:pPr>
        <w:pStyle w:val="1"/>
        <w:numPr>
          <w:ilvl w:val="0"/>
          <w:numId w:val="7"/>
        </w:numPr>
        <w:rPr>
          <w:lang w:val="ru-RU"/>
        </w:rPr>
      </w:pPr>
      <w:bookmarkStart w:id="18" w:name="_Toc501664717"/>
      <w:r w:rsidRPr="00D25202">
        <w:rPr>
          <w:lang w:val="ru-RU"/>
        </w:rPr>
        <w:lastRenderedPageBreak/>
        <w:t>Представление данных</w:t>
      </w:r>
      <w:bookmarkEnd w:id="18"/>
    </w:p>
    <w:p w:rsidR="003B2368" w:rsidRPr="0087475E" w:rsidRDefault="00D25202" w:rsidP="0087475E">
      <w:pPr>
        <w:spacing w:line="360" w:lineRule="auto"/>
        <w:ind w:firstLine="360"/>
        <w:jc w:val="both"/>
        <w:rPr>
          <w:rFonts w:cs="Times New Roman"/>
          <w:bCs/>
          <w:szCs w:val="26"/>
          <w:lang w:val="ru-RU"/>
        </w:rPr>
      </w:pPr>
      <w:r w:rsidRPr="0087475E">
        <w:rPr>
          <w:rFonts w:cs="Times New Roman"/>
          <w:bCs/>
          <w:szCs w:val="26"/>
          <w:lang w:val="ru-RU"/>
        </w:rPr>
        <w:t xml:space="preserve">Для хранения полуавтомата мы используем </w:t>
      </w:r>
      <w:r w:rsidR="003B2368" w:rsidRPr="0087475E">
        <w:rPr>
          <w:rFonts w:cs="Times New Roman"/>
          <w:bCs/>
          <w:szCs w:val="26"/>
          <w:lang w:val="ru-RU"/>
        </w:rPr>
        <w:t xml:space="preserve">структуру, которая была </w:t>
      </w:r>
      <w:r w:rsidR="001818D6">
        <w:rPr>
          <w:rFonts w:cs="Times New Roman"/>
          <w:bCs/>
          <w:szCs w:val="26"/>
          <w:lang w:val="ru-RU"/>
        </w:rPr>
        <w:t>разработана</w:t>
      </w:r>
      <w:r w:rsidR="003B2368" w:rsidRPr="0087475E">
        <w:rPr>
          <w:rFonts w:cs="Times New Roman"/>
          <w:bCs/>
          <w:szCs w:val="26"/>
          <w:lang w:val="ru-RU"/>
        </w:rPr>
        <w:t xml:space="preserve"> нами в предыдущей работе с временными автоматами</w:t>
      </w:r>
      <w:r w:rsidR="001818D6">
        <w:rPr>
          <w:rFonts w:cs="Times New Roman"/>
          <w:bCs/>
          <w:szCs w:val="26"/>
          <w:lang w:val="ru-RU"/>
        </w:rPr>
        <w:t xml:space="preserve"> </w:t>
      </w:r>
      <w:r w:rsidR="001818D6" w:rsidRPr="001818D6">
        <w:rPr>
          <w:rFonts w:cs="Times New Roman"/>
          <w:bCs/>
          <w:szCs w:val="26"/>
          <w:lang w:val="ru-RU"/>
        </w:rPr>
        <w:t>[</w:t>
      </w:r>
      <w:r w:rsidR="000773A8" w:rsidRPr="000773A8">
        <w:rPr>
          <w:rFonts w:cs="Times New Roman"/>
          <w:bCs/>
          <w:szCs w:val="26"/>
          <w:lang w:val="ru-RU"/>
        </w:rPr>
        <w:t>4</w:t>
      </w:r>
      <w:r w:rsidR="001818D6" w:rsidRPr="001818D6">
        <w:rPr>
          <w:rFonts w:cs="Times New Roman"/>
          <w:bCs/>
          <w:szCs w:val="26"/>
          <w:lang w:val="ru-RU"/>
        </w:rPr>
        <w:t>]</w:t>
      </w:r>
      <w:r w:rsidR="003B2368" w:rsidRPr="0087475E">
        <w:rPr>
          <w:rFonts w:cs="Times New Roman"/>
          <w:bCs/>
          <w:szCs w:val="26"/>
          <w:lang w:val="ru-RU"/>
        </w:rPr>
        <w:t>. Однако реализация отличается, в данной работе были использованы принципы объектно-ориентированного программирования и написан класс для хранения полуавтомата.</w:t>
      </w:r>
    </w:p>
    <w:p w:rsidR="003B2368" w:rsidRPr="0087475E" w:rsidRDefault="003B2368" w:rsidP="0087475E">
      <w:pPr>
        <w:spacing w:line="360" w:lineRule="auto"/>
        <w:ind w:firstLine="360"/>
        <w:jc w:val="both"/>
        <w:rPr>
          <w:rFonts w:cs="Times New Roman"/>
          <w:bCs/>
          <w:szCs w:val="26"/>
          <w:lang w:val="ru-RU"/>
        </w:rPr>
      </w:pPr>
      <w:r w:rsidRPr="0087475E">
        <w:rPr>
          <w:rFonts w:cs="Times New Roman"/>
          <w:bCs/>
          <w:szCs w:val="26"/>
          <w:lang w:val="ru-RU"/>
        </w:rPr>
        <w:t>Класс имеет следующие поля: число состояний, число действий и массив переходов.</w:t>
      </w:r>
      <w:r w:rsidR="001818D6">
        <w:rPr>
          <w:rFonts w:cs="Times New Roman"/>
          <w:bCs/>
          <w:szCs w:val="26"/>
          <w:lang w:val="ru-RU"/>
        </w:rPr>
        <w:t xml:space="preserve"> Индекс массива переходов это состояние (назовём его текущим). Сам п</w:t>
      </w:r>
      <w:r w:rsidRPr="0087475E">
        <w:rPr>
          <w:rFonts w:cs="Times New Roman"/>
          <w:bCs/>
          <w:szCs w:val="26"/>
          <w:lang w:val="ru-RU"/>
        </w:rPr>
        <w:t xml:space="preserve">ереход реализован в виде структуры с полями </w:t>
      </w:r>
      <w:proofErr w:type="spellStart"/>
      <w:r w:rsidRPr="00AC1F9D">
        <w:rPr>
          <w:rFonts w:cs="Times New Roman"/>
          <w:bCs/>
          <w:i/>
          <w:szCs w:val="26"/>
          <w:lang w:val="ru-RU"/>
        </w:rPr>
        <w:t>final</w:t>
      </w:r>
      <w:proofErr w:type="spellEnd"/>
      <w:r w:rsidRPr="0087475E">
        <w:rPr>
          <w:rFonts w:cs="Times New Roman"/>
          <w:bCs/>
          <w:szCs w:val="26"/>
          <w:lang w:val="ru-RU"/>
        </w:rPr>
        <w:t xml:space="preserve"> (финальное ли состояние) и массива </w:t>
      </w:r>
      <w:proofErr w:type="spellStart"/>
      <w:r w:rsidRPr="00AC1F9D">
        <w:rPr>
          <w:rFonts w:cs="Times New Roman"/>
          <w:bCs/>
          <w:i/>
          <w:szCs w:val="26"/>
          <w:lang w:val="ru-RU"/>
        </w:rPr>
        <w:t>actions</w:t>
      </w:r>
      <w:proofErr w:type="spellEnd"/>
      <w:r w:rsidR="001818D6">
        <w:rPr>
          <w:rFonts w:cs="Times New Roman"/>
          <w:bCs/>
          <w:szCs w:val="26"/>
          <w:lang w:val="ru-RU"/>
        </w:rPr>
        <w:t>, индексы которого являются символами действия, а элемент это состояние, в которое полуавтомат перейдёт из текущего состояния по данному символу действия (индексу).</w:t>
      </w:r>
      <w:r w:rsidR="0087475E" w:rsidRPr="0087475E">
        <w:rPr>
          <w:rFonts w:cs="Times New Roman"/>
          <w:bCs/>
          <w:szCs w:val="26"/>
          <w:lang w:val="ru-RU"/>
        </w:rPr>
        <w:t xml:space="preserve"> Т.о. масс</w:t>
      </w:r>
      <w:r w:rsidR="001818D6">
        <w:rPr>
          <w:rFonts w:cs="Times New Roman"/>
          <w:bCs/>
          <w:szCs w:val="26"/>
          <w:lang w:val="ru-RU"/>
        </w:rPr>
        <w:t>ив переходов и есть полуавтомат. В нём</w:t>
      </w:r>
      <w:r w:rsidR="0087475E" w:rsidRPr="0087475E">
        <w:rPr>
          <w:rFonts w:cs="Times New Roman"/>
          <w:bCs/>
          <w:szCs w:val="26"/>
          <w:lang w:val="ru-RU"/>
        </w:rPr>
        <w:t xml:space="preserve"> индекс – </w:t>
      </w:r>
      <w:r w:rsidR="00B05F4B">
        <w:rPr>
          <w:rFonts w:cs="Times New Roman"/>
          <w:bCs/>
          <w:szCs w:val="26"/>
          <w:lang w:val="ru-RU"/>
        </w:rPr>
        <w:t>текущее состояние</w:t>
      </w:r>
      <w:r w:rsidR="0087475E" w:rsidRPr="0087475E">
        <w:rPr>
          <w:rFonts w:cs="Times New Roman"/>
          <w:bCs/>
          <w:szCs w:val="26"/>
          <w:lang w:val="ru-RU"/>
        </w:rPr>
        <w:t xml:space="preserve">, поле данных </w:t>
      </w:r>
      <w:proofErr w:type="spellStart"/>
      <w:r w:rsidR="0087475E" w:rsidRPr="00AC1F9D">
        <w:rPr>
          <w:rFonts w:cs="Times New Roman"/>
          <w:bCs/>
          <w:i/>
          <w:szCs w:val="26"/>
          <w:lang w:val="ru-RU"/>
        </w:rPr>
        <w:t>final</w:t>
      </w:r>
      <w:proofErr w:type="spellEnd"/>
      <w:r w:rsidR="0087475E" w:rsidRPr="0087475E">
        <w:rPr>
          <w:rFonts w:cs="Times New Roman"/>
          <w:bCs/>
          <w:szCs w:val="26"/>
          <w:lang w:val="ru-RU"/>
        </w:rPr>
        <w:t xml:space="preserve"> показывает</w:t>
      </w:r>
      <w:r w:rsidR="00C1607C">
        <w:rPr>
          <w:rFonts w:cs="Times New Roman"/>
          <w:bCs/>
          <w:szCs w:val="26"/>
          <w:lang w:val="ru-RU"/>
        </w:rPr>
        <w:t>,</w:t>
      </w:r>
      <w:r w:rsidR="0087475E" w:rsidRPr="0087475E">
        <w:rPr>
          <w:rFonts w:cs="Times New Roman"/>
          <w:bCs/>
          <w:szCs w:val="26"/>
          <w:lang w:val="ru-RU"/>
        </w:rPr>
        <w:t xml:space="preserve"> является ли </w:t>
      </w:r>
      <w:r w:rsidR="00B05F4B">
        <w:rPr>
          <w:rFonts w:cs="Times New Roman"/>
          <w:bCs/>
          <w:szCs w:val="26"/>
          <w:lang w:val="ru-RU"/>
        </w:rPr>
        <w:t>это</w:t>
      </w:r>
      <w:r w:rsidR="0087475E" w:rsidRPr="0087475E">
        <w:rPr>
          <w:rFonts w:cs="Times New Roman"/>
          <w:bCs/>
          <w:szCs w:val="26"/>
          <w:lang w:val="ru-RU"/>
        </w:rPr>
        <w:t xml:space="preserve"> состояние финальным и массив действий, в котором индекс – это</w:t>
      </w:r>
      <w:r w:rsidR="00B05F4B">
        <w:rPr>
          <w:rFonts w:cs="Times New Roman"/>
          <w:bCs/>
          <w:szCs w:val="26"/>
          <w:lang w:val="ru-RU"/>
        </w:rPr>
        <w:t xml:space="preserve"> символ действия</w:t>
      </w:r>
      <w:r w:rsidR="0087475E" w:rsidRPr="0087475E">
        <w:rPr>
          <w:rFonts w:cs="Times New Roman"/>
          <w:bCs/>
          <w:szCs w:val="26"/>
          <w:lang w:val="ru-RU"/>
        </w:rPr>
        <w:t xml:space="preserve">, а элемент массива – это состояние, </w:t>
      </w:r>
      <w:r w:rsidR="00B05F4B">
        <w:rPr>
          <w:rFonts w:cs="Times New Roman"/>
          <w:bCs/>
          <w:szCs w:val="26"/>
          <w:lang w:val="ru-RU"/>
        </w:rPr>
        <w:t>в которое полуавтомат перейдёт из текущего состояния по данному символу действия (индексу).</w:t>
      </w:r>
    </w:p>
    <w:p w:rsidR="003B2368" w:rsidRPr="0087475E" w:rsidRDefault="003B2368" w:rsidP="003B2368">
      <w:pPr>
        <w:spacing w:line="360" w:lineRule="auto"/>
        <w:jc w:val="center"/>
        <w:rPr>
          <w:rFonts w:cs="Times New Roman"/>
          <w:bCs/>
          <w:szCs w:val="26"/>
        </w:rPr>
      </w:pPr>
      <w:r>
        <w:rPr>
          <w:rFonts w:cs="Times New Roman"/>
          <w:bCs/>
          <w:szCs w:val="26"/>
          <w:lang w:val="ru-RU"/>
        </w:rPr>
        <w:t>Таблица 1</w:t>
      </w:r>
      <w:r w:rsidR="0087475E">
        <w:rPr>
          <w:rFonts w:cs="Times New Roman"/>
          <w:bCs/>
          <w:szCs w:val="26"/>
          <w:lang w:val="ru-RU"/>
        </w:rPr>
        <w:t xml:space="preserve"> – Общий вид представления полуавтомата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325"/>
        <w:gridCol w:w="1293"/>
        <w:gridCol w:w="1293"/>
        <w:gridCol w:w="1293"/>
        <w:gridCol w:w="1303"/>
        <w:gridCol w:w="1741"/>
      </w:tblGrid>
      <w:tr w:rsidR="003B2368" w:rsidRPr="00F937B8" w:rsidTr="003B2368">
        <w:trPr>
          <w:jc w:val="center"/>
        </w:trPr>
        <w:tc>
          <w:tcPr>
            <w:tcW w:w="1323" w:type="dxa"/>
            <w:vMerge w:val="restart"/>
            <w:vAlign w:val="center"/>
          </w:tcPr>
          <w:p w:rsidR="003B2368" w:rsidRPr="0087475E" w:rsidRDefault="003B2368" w:rsidP="003B2368">
            <w:pPr>
              <w:spacing w:line="360" w:lineRule="auto"/>
              <w:jc w:val="center"/>
              <w:rPr>
                <w:rFonts w:cs="Times New Roman"/>
                <w:b/>
                <w:bCs/>
                <w:szCs w:val="26"/>
                <w:lang w:val="ru-RU"/>
              </w:rPr>
            </w:pPr>
            <w:r w:rsidRPr="00F937B8">
              <w:rPr>
                <w:rFonts w:cs="Times New Roman"/>
                <w:b/>
                <w:bCs/>
                <w:szCs w:val="26"/>
              </w:rPr>
              <w:t>s</w:t>
            </w:r>
            <w:r>
              <w:rPr>
                <w:rFonts w:cs="Times New Roman"/>
                <w:b/>
                <w:bCs/>
                <w:szCs w:val="26"/>
              </w:rPr>
              <w:t>tate</w:t>
            </w:r>
          </w:p>
        </w:tc>
        <w:tc>
          <w:tcPr>
            <w:tcW w:w="1325" w:type="dxa"/>
            <w:vMerge w:val="restart"/>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f</w:t>
            </w:r>
            <w:r w:rsidRPr="00F937B8">
              <w:rPr>
                <w:rFonts w:cs="Times New Roman"/>
                <w:b/>
                <w:bCs/>
                <w:szCs w:val="26"/>
              </w:rPr>
              <w:t>inal</w:t>
            </w:r>
          </w:p>
        </w:tc>
        <w:tc>
          <w:tcPr>
            <w:tcW w:w="6923" w:type="dxa"/>
            <w:gridSpan w:val="5"/>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a</w:t>
            </w:r>
            <w:r w:rsidRPr="00F937B8">
              <w:rPr>
                <w:rFonts w:cs="Times New Roman"/>
                <w:b/>
                <w:bCs/>
                <w:szCs w:val="26"/>
              </w:rPr>
              <w:t>ctions</w:t>
            </w:r>
          </w:p>
        </w:tc>
      </w:tr>
      <w:tr w:rsidR="003B2368" w:rsidRPr="00F937B8" w:rsidTr="0087475E">
        <w:trPr>
          <w:jc w:val="center"/>
        </w:trPr>
        <w:tc>
          <w:tcPr>
            <w:tcW w:w="1323" w:type="dxa"/>
            <w:vMerge/>
            <w:vAlign w:val="center"/>
          </w:tcPr>
          <w:p w:rsidR="003B2368" w:rsidRPr="0087475E" w:rsidRDefault="003B2368" w:rsidP="00402A0F">
            <w:pPr>
              <w:spacing w:line="360" w:lineRule="auto"/>
              <w:jc w:val="center"/>
              <w:rPr>
                <w:rFonts w:cs="Times New Roman"/>
                <w:b/>
                <w:bCs/>
                <w:szCs w:val="26"/>
                <w:lang w:val="ru-RU"/>
              </w:rPr>
            </w:pPr>
          </w:p>
        </w:tc>
        <w:tc>
          <w:tcPr>
            <w:tcW w:w="1325" w:type="dxa"/>
            <w:vMerge/>
            <w:vAlign w:val="center"/>
          </w:tcPr>
          <w:p w:rsidR="003B2368" w:rsidRPr="0087475E" w:rsidRDefault="003B2368" w:rsidP="00402A0F">
            <w:pPr>
              <w:spacing w:line="360" w:lineRule="auto"/>
              <w:jc w:val="center"/>
              <w:rPr>
                <w:rFonts w:cs="Times New Roman"/>
                <w:b/>
                <w:bCs/>
                <w:szCs w:val="26"/>
                <w:lang w:val="ru-RU"/>
              </w:rPr>
            </w:pP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[0]</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1</w:t>
            </w:r>
            <w:r w:rsidRPr="00F937B8">
              <w:rPr>
                <w:rFonts w:cs="Times New Roman"/>
                <w:bCs/>
                <w:szCs w:val="26"/>
                <w:lang w:val="ru-RU"/>
              </w:rPr>
              <w:t>]</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2</w:t>
            </w:r>
            <w:r w:rsidRPr="00F937B8">
              <w:rPr>
                <w:rFonts w:cs="Times New Roman"/>
                <w:bCs/>
                <w:szCs w:val="26"/>
                <w:lang w:val="ru-RU"/>
              </w:rPr>
              <w:t>]</w:t>
            </w:r>
          </w:p>
        </w:tc>
        <w:tc>
          <w:tcPr>
            <w:tcW w:w="1303" w:type="dxa"/>
            <w:vAlign w:val="center"/>
          </w:tcPr>
          <w:p w:rsidR="003B2368" w:rsidRPr="0087475E" w:rsidRDefault="003B2368" w:rsidP="00402A0F">
            <w:pPr>
              <w:spacing w:line="360" w:lineRule="auto"/>
              <w:jc w:val="center"/>
              <w:rPr>
                <w:rFonts w:cs="Times New Roman"/>
                <w:bCs/>
                <w:szCs w:val="26"/>
                <w:lang w:val="ru-RU"/>
              </w:rPr>
            </w:pPr>
            <w:r w:rsidRPr="0087475E">
              <w:rPr>
                <w:rFonts w:cs="Times New Roman"/>
                <w:bCs/>
                <w:szCs w:val="26"/>
                <w:lang w:val="ru-RU"/>
              </w:rPr>
              <w:t>…</w:t>
            </w:r>
          </w:p>
        </w:tc>
        <w:tc>
          <w:tcPr>
            <w:tcW w:w="1741"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w:t>
            </w:r>
            <w:r w:rsidRPr="00F937B8">
              <w:rPr>
                <w:rFonts w:cs="Times New Roman"/>
                <w:bCs/>
                <w:szCs w:val="26"/>
                <w:lang w:val="ru-RU"/>
              </w:rPr>
              <w:t>]</w:t>
            </w:r>
          </w:p>
        </w:tc>
      </w:tr>
      <w:tr w:rsidR="003B2368" w:rsidRPr="00F937B8" w:rsidTr="0087475E">
        <w:trPr>
          <w:jc w:val="center"/>
        </w:trPr>
        <w:tc>
          <w:tcPr>
            <w:tcW w:w="1323" w:type="dxa"/>
            <w:vAlign w:val="center"/>
          </w:tcPr>
          <w:p w:rsidR="003B2368" w:rsidRPr="0087475E" w:rsidRDefault="003B2368" w:rsidP="00402A0F">
            <w:pPr>
              <w:spacing w:line="360" w:lineRule="auto"/>
              <w:jc w:val="center"/>
              <w:rPr>
                <w:rFonts w:cs="Times New Roman"/>
                <w:b/>
                <w:bCs/>
                <w:szCs w:val="26"/>
                <w:lang w:val="ru-RU"/>
              </w:rPr>
            </w:pPr>
            <w:r w:rsidRPr="0087475E">
              <w:rPr>
                <w:rFonts w:cs="Times New Roman"/>
                <w:b/>
                <w:bCs/>
                <w:szCs w:val="26"/>
                <w:lang w:val="ru-RU"/>
              </w:rPr>
              <w:t>1</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87475E"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2</w:t>
            </w:r>
          </w:p>
        </w:tc>
        <w:tc>
          <w:tcPr>
            <w:tcW w:w="1325"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325"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r>
      <w:tr w:rsidR="003B2368" w:rsidRPr="00F937B8" w:rsidTr="0087475E">
        <w:trPr>
          <w:jc w:val="center"/>
        </w:trPr>
        <w:tc>
          <w:tcPr>
            <w:tcW w:w="1323" w:type="dxa"/>
            <w:vAlign w:val="center"/>
          </w:tcPr>
          <w:p w:rsidR="003B2368" w:rsidRPr="00F937B8" w:rsidRDefault="003B2368" w:rsidP="00402A0F">
            <w:pPr>
              <w:spacing w:line="360" w:lineRule="auto"/>
              <w:jc w:val="center"/>
              <w:rPr>
                <w:rFonts w:cs="Times New Roman"/>
                <w:b/>
                <w:bCs/>
                <w:szCs w:val="26"/>
              </w:rPr>
            </w:pPr>
            <w:r w:rsidRPr="00F937B8">
              <w:rPr>
                <w:rFonts w:cs="Times New Roman"/>
                <w:b/>
                <w:bCs/>
                <w:szCs w:val="26"/>
              </w:rPr>
              <w:t>N</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bl>
    <w:p w:rsidR="0087475E" w:rsidRDefault="0087475E">
      <w:pPr>
        <w:suppressAutoHyphens w:val="0"/>
        <w:spacing w:after="200" w:line="276" w:lineRule="auto"/>
        <w:rPr>
          <w:lang w:val="ru-RU"/>
        </w:rPr>
      </w:pPr>
    </w:p>
    <w:p w:rsidR="0087475E" w:rsidRPr="00AC1F9D" w:rsidRDefault="0087475E" w:rsidP="006857EC">
      <w:pPr>
        <w:suppressAutoHyphens w:val="0"/>
        <w:spacing w:after="200" w:line="360" w:lineRule="auto"/>
        <w:rPr>
          <w:rFonts w:cs="Times New Roman"/>
          <w:bCs/>
          <w:szCs w:val="26"/>
          <w:lang w:val="ru-RU"/>
        </w:rPr>
      </w:pPr>
      <w:r>
        <w:rPr>
          <w:lang w:val="ru-RU"/>
        </w:rPr>
        <w:tab/>
      </w:r>
      <w:r w:rsidRPr="00AC1F9D">
        <w:rPr>
          <w:rFonts w:cs="Times New Roman"/>
          <w:bCs/>
          <w:szCs w:val="26"/>
          <w:lang w:val="ru-RU"/>
        </w:rPr>
        <w:t>Также, для построения пересечения разработана специальная структура, общий вид которой представлен в таблице 2</w:t>
      </w:r>
      <w:r w:rsidR="00ED0F6C">
        <w:rPr>
          <w:rFonts w:cs="Times New Roman"/>
          <w:bCs/>
          <w:szCs w:val="26"/>
          <w:lang w:val="ru-RU"/>
        </w:rPr>
        <w:t>.</w:t>
      </w:r>
    </w:p>
    <w:p w:rsidR="0087475E" w:rsidRPr="00AE5B9E" w:rsidRDefault="0087475E" w:rsidP="006857EC">
      <w:pPr>
        <w:suppressAutoHyphens w:val="0"/>
        <w:spacing w:after="200" w:line="360" w:lineRule="auto"/>
        <w:jc w:val="both"/>
        <w:rPr>
          <w:rFonts w:cs="Times New Roman"/>
          <w:bCs/>
          <w:szCs w:val="26"/>
          <w:lang w:val="ru-RU"/>
        </w:rPr>
      </w:pPr>
      <w:r w:rsidRPr="00AC1F9D">
        <w:rPr>
          <w:rFonts w:cs="Times New Roman"/>
          <w:bCs/>
          <w:szCs w:val="26"/>
          <w:lang w:val="ru-RU"/>
        </w:rPr>
        <w:tab/>
        <w:t xml:space="preserve">Структура имеет три поля, первое поле – состояние из полуавтомата </w:t>
      </w:r>
      <w:r w:rsidRPr="00B760DC">
        <w:rPr>
          <w:rFonts w:cs="Times New Roman"/>
          <w:bCs/>
          <w:i/>
          <w:szCs w:val="26"/>
          <w:lang w:val="ru-RU"/>
        </w:rPr>
        <w:t>А</w:t>
      </w:r>
      <w:proofErr w:type="gramStart"/>
      <w:r w:rsidRPr="00B760DC">
        <w:rPr>
          <w:rFonts w:cs="Times New Roman"/>
          <w:bCs/>
          <w:szCs w:val="26"/>
          <w:vertAlign w:val="subscript"/>
          <w:lang w:val="ru-RU"/>
        </w:rPr>
        <w:t>1</w:t>
      </w:r>
      <w:proofErr w:type="gramEnd"/>
      <w:r w:rsidRPr="00AC1F9D">
        <w:rPr>
          <w:rFonts w:cs="Times New Roman"/>
          <w:bCs/>
          <w:szCs w:val="26"/>
          <w:lang w:val="ru-RU"/>
        </w:rPr>
        <w:t xml:space="preserve">, второе поле – состояние из полуавтомата </w:t>
      </w:r>
      <w:r w:rsidRPr="00B760DC">
        <w:rPr>
          <w:rFonts w:cs="Times New Roman"/>
          <w:bCs/>
          <w:i/>
          <w:szCs w:val="26"/>
          <w:lang w:val="ru-RU"/>
        </w:rPr>
        <w:t>А</w:t>
      </w:r>
      <w:r w:rsidRPr="00B760DC">
        <w:rPr>
          <w:rFonts w:cs="Times New Roman"/>
          <w:bCs/>
          <w:szCs w:val="26"/>
          <w:vertAlign w:val="subscript"/>
          <w:lang w:val="ru-RU"/>
        </w:rPr>
        <w:t>2</w:t>
      </w:r>
      <w:r w:rsidRPr="00AC1F9D">
        <w:rPr>
          <w:rFonts w:cs="Times New Roman"/>
          <w:bCs/>
          <w:szCs w:val="26"/>
          <w:lang w:val="ru-RU"/>
        </w:rPr>
        <w:t>, третье поле показывает, является ли итого</w:t>
      </w:r>
      <w:r w:rsidR="00AC1F9D" w:rsidRPr="00AC1F9D">
        <w:rPr>
          <w:rFonts w:cs="Times New Roman"/>
          <w:bCs/>
          <w:szCs w:val="26"/>
          <w:lang w:val="ru-RU"/>
        </w:rPr>
        <w:t>вое</w:t>
      </w:r>
      <w:r w:rsidRPr="00AC1F9D">
        <w:rPr>
          <w:rFonts w:cs="Times New Roman"/>
          <w:bCs/>
          <w:szCs w:val="26"/>
          <w:lang w:val="ru-RU"/>
        </w:rPr>
        <w:t xml:space="preserve"> состояние финальным.</w:t>
      </w:r>
      <w:r w:rsidR="00AE5B9E">
        <w:rPr>
          <w:rFonts w:cs="Times New Roman"/>
          <w:bCs/>
          <w:szCs w:val="26"/>
          <w:lang w:val="ru-RU"/>
        </w:rPr>
        <w:t xml:space="preserve"> Всё пересечение будет состоять из набора таких структур. Первая пара состояний всегда пара начальных состояний полуавтоматов </w:t>
      </w:r>
      <w:r w:rsidR="00671522" w:rsidRPr="00ED0F6C">
        <w:rPr>
          <w:rFonts w:cs="Times New Roman"/>
          <w:bCs/>
          <w:i/>
          <w:szCs w:val="26"/>
          <w:lang w:val="ru-RU"/>
        </w:rPr>
        <w:t>A</w:t>
      </w:r>
      <w:r w:rsidR="00671522" w:rsidRPr="00ED0F6C">
        <w:rPr>
          <w:rFonts w:cs="Times New Roman"/>
          <w:bCs/>
          <w:i/>
          <w:szCs w:val="26"/>
          <w:vertAlign w:val="subscript"/>
          <w:lang w:val="ru-RU"/>
        </w:rPr>
        <w:t>1</w:t>
      </w:r>
      <w:r w:rsidR="00AE5B9E">
        <w:rPr>
          <w:rFonts w:cs="Times New Roman"/>
          <w:bCs/>
          <w:szCs w:val="26"/>
          <w:lang w:val="ru-RU"/>
        </w:rPr>
        <w:t xml:space="preserve"> и </w:t>
      </w:r>
      <w:r w:rsidR="008A2572" w:rsidRPr="00ED0F6C">
        <w:rPr>
          <w:rFonts w:cs="Times New Roman"/>
          <w:bCs/>
          <w:i/>
          <w:szCs w:val="26"/>
          <w:lang w:val="ru-RU"/>
        </w:rPr>
        <w:t>А</w:t>
      </w:r>
      <w:proofErr w:type="gramStart"/>
      <w:r w:rsidR="008A2572" w:rsidRPr="00ED0F6C">
        <w:rPr>
          <w:rFonts w:cs="Times New Roman"/>
          <w:bCs/>
          <w:i/>
          <w:szCs w:val="26"/>
          <w:vertAlign w:val="subscript"/>
          <w:lang w:val="ru-RU"/>
        </w:rPr>
        <w:t>2</w:t>
      </w:r>
      <w:proofErr w:type="gramEnd"/>
      <w:r w:rsidR="00AE5B9E">
        <w:rPr>
          <w:rFonts w:cs="Times New Roman"/>
          <w:bCs/>
          <w:szCs w:val="26"/>
          <w:lang w:val="ru-RU"/>
        </w:rPr>
        <w:t xml:space="preserve">. Из самой первой пары получится </w:t>
      </w:r>
      <w:r w:rsidR="00AE5B9E" w:rsidRPr="00ED0F6C">
        <w:rPr>
          <w:rFonts w:cs="Times New Roman"/>
          <w:bCs/>
          <w:i/>
          <w:szCs w:val="26"/>
          <w:lang w:val="ru-RU"/>
        </w:rPr>
        <w:t>N</w:t>
      </w:r>
      <w:r w:rsidR="00AE5B9E" w:rsidRPr="00AE5B9E">
        <w:rPr>
          <w:rFonts w:cs="Times New Roman"/>
          <w:bCs/>
          <w:szCs w:val="26"/>
          <w:lang w:val="ru-RU"/>
        </w:rPr>
        <w:t xml:space="preserve"> </w:t>
      </w:r>
      <w:r w:rsidR="00AE5B9E">
        <w:rPr>
          <w:rFonts w:cs="Times New Roman"/>
          <w:bCs/>
          <w:szCs w:val="26"/>
          <w:lang w:val="ru-RU"/>
        </w:rPr>
        <w:t xml:space="preserve">пар, где </w:t>
      </w:r>
      <w:r w:rsidR="00AE5B9E" w:rsidRPr="00ED0F6C">
        <w:rPr>
          <w:rFonts w:cs="Times New Roman"/>
          <w:bCs/>
          <w:i/>
          <w:szCs w:val="26"/>
          <w:lang w:val="ru-RU"/>
        </w:rPr>
        <w:t>N</w:t>
      </w:r>
      <w:r w:rsidR="00AE5B9E" w:rsidRPr="00AE5B9E">
        <w:rPr>
          <w:rFonts w:cs="Times New Roman"/>
          <w:bCs/>
          <w:szCs w:val="26"/>
          <w:lang w:val="ru-RU"/>
        </w:rPr>
        <w:t xml:space="preserve"> –</w:t>
      </w:r>
      <w:r w:rsidR="00AE5B9E">
        <w:rPr>
          <w:rFonts w:cs="Times New Roman"/>
          <w:bCs/>
          <w:szCs w:val="26"/>
          <w:lang w:val="ru-RU"/>
        </w:rPr>
        <w:t xml:space="preserve"> число символов действия. Также из каждой полученной пары получится еще </w:t>
      </w:r>
      <w:r w:rsidR="00AE5B9E" w:rsidRPr="00ED0F6C">
        <w:rPr>
          <w:rFonts w:cs="Times New Roman"/>
          <w:bCs/>
          <w:i/>
          <w:szCs w:val="26"/>
          <w:lang w:val="ru-RU"/>
        </w:rPr>
        <w:t>N</w:t>
      </w:r>
      <w:r w:rsidR="00AE5B9E">
        <w:rPr>
          <w:rFonts w:cs="Times New Roman"/>
          <w:bCs/>
          <w:szCs w:val="26"/>
          <w:lang w:val="ru-RU"/>
        </w:rPr>
        <w:t xml:space="preserve"> пар. Однако пары могут </w:t>
      </w:r>
      <w:r w:rsidR="00AE5B9E">
        <w:rPr>
          <w:rFonts w:cs="Times New Roman"/>
          <w:bCs/>
          <w:szCs w:val="26"/>
          <w:lang w:val="ru-RU"/>
        </w:rPr>
        <w:lastRenderedPageBreak/>
        <w:t xml:space="preserve">повторяться, поэтому необходимо ввести проверку уникальности пары, чтобы набор структур не получился бесконечным. Также, нет смысла продолжать «раскручивание», если мы уже нашли пару, где оба состояния финальные. Т.о. мы не знаем заранее, сколько элементов такой структуры нам понадобится хранить. Исходя из вышеприведённых обстоятельств, было решено использовать в реализации контейнер </w:t>
      </w:r>
      <w:r w:rsidR="00AE5B9E" w:rsidRPr="004D2345">
        <w:rPr>
          <w:rFonts w:cs="Times New Roman"/>
          <w:bCs/>
          <w:i/>
          <w:szCs w:val="26"/>
          <w:lang w:val="ru-RU"/>
        </w:rPr>
        <w:t>STL</w:t>
      </w:r>
      <w:r w:rsidR="00AE5B9E" w:rsidRPr="00AE5B9E">
        <w:rPr>
          <w:rFonts w:cs="Times New Roman"/>
          <w:bCs/>
          <w:szCs w:val="26"/>
          <w:lang w:val="ru-RU"/>
        </w:rPr>
        <w:t xml:space="preserve"> </w:t>
      </w:r>
      <w:r w:rsidR="00AE5B9E">
        <w:rPr>
          <w:rFonts w:cs="Times New Roman"/>
          <w:bCs/>
          <w:szCs w:val="26"/>
          <w:lang w:val="ru-RU"/>
        </w:rPr>
        <w:t xml:space="preserve">– </w:t>
      </w:r>
      <w:r w:rsidR="00AE5B9E" w:rsidRPr="004D2345">
        <w:rPr>
          <w:rFonts w:cs="Times New Roman"/>
          <w:bCs/>
          <w:i/>
          <w:szCs w:val="26"/>
          <w:lang w:val="ru-RU"/>
        </w:rPr>
        <w:t>list</w:t>
      </w:r>
      <w:r w:rsidR="00AE5B9E" w:rsidRPr="00AE5B9E">
        <w:rPr>
          <w:rFonts w:cs="Times New Roman"/>
          <w:bCs/>
          <w:szCs w:val="26"/>
          <w:lang w:val="ru-RU"/>
        </w:rPr>
        <w:t xml:space="preserve">. </w:t>
      </w:r>
      <w:r w:rsidR="00AE5B9E" w:rsidRPr="004D2345">
        <w:rPr>
          <w:rFonts w:cs="Times New Roman"/>
          <w:bCs/>
          <w:i/>
          <w:szCs w:val="26"/>
          <w:lang w:val="ru-RU"/>
        </w:rPr>
        <w:t>List</w:t>
      </w:r>
      <w:r w:rsidR="00AE5B9E" w:rsidRPr="00AE5B9E">
        <w:rPr>
          <w:rFonts w:cs="Times New Roman"/>
          <w:bCs/>
          <w:szCs w:val="26"/>
          <w:lang w:val="ru-RU"/>
        </w:rPr>
        <w:t xml:space="preserve"> </w:t>
      </w:r>
      <w:r w:rsidR="00AE5B9E">
        <w:rPr>
          <w:rFonts w:cs="Times New Roman"/>
          <w:bCs/>
          <w:szCs w:val="26"/>
          <w:lang w:val="ru-RU"/>
        </w:rPr>
        <w:t>представляет собой односвязный список, что решает проблему с памятью</w:t>
      </w:r>
      <w:r w:rsidR="00ED0F6C">
        <w:rPr>
          <w:rFonts w:cs="Times New Roman"/>
          <w:bCs/>
          <w:szCs w:val="26"/>
          <w:lang w:val="ru-RU"/>
        </w:rPr>
        <w:t>, т.к. память по список выделяется по ходу выполнения программы, а не на этапе компиляции</w:t>
      </w:r>
      <w:r w:rsidR="00AE5B9E">
        <w:rPr>
          <w:rFonts w:cs="Times New Roman"/>
          <w:bCs/>
          <w:szCs w:val="26"/>
          <w:lang w:val="ru-RU"/>
        </w:rPr>
        <w:t>.</w:t>
      </w:r>
    </w:p>
    <w:p w:rsidR="00AC1F9D" w:rsidRDefault="00AC1F9D" w:rsidP="00AC1F9D">
      <w:pPr>
        <w:suppressAutoHyphens w:val="0"/>
        <w:spacing w:after="200" w:line="276" w:lineRule="auto"/>
        <w:jc w:val="center"/>
        <w:rPr>
          <w:lang w:val="ru-RU"/>
        </w:rPr>
      </w:pPr>
      <w:r>
        <w:rPr>
          <w:lang w:val="ru-RU"/>
        </w:rPr>
        <w:t xml:space="preserve">Таблица 2 – </w:t>
      </w:r>
      <w:del w:id="19" w:author="Хамяк" w:date="2017-12-22T11:26:00Z">
        <w:r w:rsidDel="00EF25B9">
          <w:rPr>
            <w:lang w:val="ru-RU"/>
          </w:rPr>
          <w:delText xml:space="preserve">общий </w:delText>
        </w:r>
      </w:del>
      <w:ins w:id="20" w:author="Хамяк" w:date="2017-12-22T11:26:00Z">
        <w:r w:rsidR="00EF25B9">
          <w:rPr>
            <w:lang w:val="ru-RU"/>
          </w:rPr>
          <w:t>О</w:t>
        </w:r>
        <w:r w:rsidR="00EF25B9">
          <w:rPr>
            <w:lang w:val="ru-RU"/>
          </w:rPr>
          <w:t xml:space="preserve">бщий </w:t>
        </w:r>
      </w:ins>
      <w:r>
        <w:rPr>
          <w:lang w:val="ru-RU"/>
        </w:rPr>
        <w:t>вид</w:t>
      </w:r>
      <w:r w:rsidR="00466C99">
        <w:rPr>
          <w:lang w:val="ru-RU"/>
        </w:rPr>
        <w:t xml:space="preserve"> списка структур</w:t>
      </w:r>
      <w:r>
        <w:rPr>
          <w:lang w:val="ru-RU"/>
        </w:rPr>
        <w:t xml:space="preserve"> для построения пересечения</w:t>
      </w:r>
    </w:p>
    <w:tbl>
      <w:tblPr>
        <w:tblStyle w:val="a4"/>
        <w:tblW w:w="0" w:type="auto"/>
        <w:tblLook w:val="04A0" w:firstRow="1" w:lastRow="0" w:firstColumn="1" w:lastColumn="0" w:noHBand="0" w:noVBand="1"/>
      </w:tblPr>
      <w:tblGrid>
        <w:gridCol w:w="3190"/>
        <w:gridCol w:w="3190"/>
        <w:gridCol w:w="3191"/>
      </w:tblGrid>
      <w:tr w:rsidR="0087475E" w:rsidRPr="00AE5B9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state</w:t>
            </w:r>
            <w:r w:rsidRPr="00ED0F6C">
              <w:rPr>
                <w:b/>
                <w:lang w:val="ru-RU"/>
              </w:rPr>
              <w:t>(</w:t>
            </w:r>
            <w:r w:rsidR="00671522" w:rsidRPr="00ED0F6C">
              <w:rPr>
                <w:rFonts w:cs="Times New Roman"/>
                <w:b/>
                <w:bCs/>
                <w:i/>
                <w:szCs w:val="26"/>
                <w:lang w:val="ru-RU"/>
              </w:rPr>
              <w:t>A</w:t>
            </w:r>
            <w:r w:rsidR="00671522" w:rsidRPr="00ED0F6C">
              <w:rPr>
                <w:rFonts w:cs="Times New Roman"/>
                <w:b/>
                <w:bCs/>
                <w:szCs w:val="26"/>
                <w:vertAlign w:val="subscript"/>
                <w:lang w:val="ru-RU"/>
              </w:rPr>
              <w:t>1</w:t>
            </w:r>
            <w:r w:rsidRPr="00ED0F6C">
              <w:rPr>
                <w:b/>
                <w:lang w:val="ru-RU"/>
              </w:rPr>
              <w:t>)</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state</w:t>
            </w:r>
            <w:r w:rsidRPr="00ED0F6C">
              <w:rPr>
                <w:b/>
                <w:lang w:val="ru-RU"/>
              </w:rPr>
              <w:t>(</w:t>
            </w:r>
            <w:r w:rsidR="008A2572" w:rsidRPr="00ED0F6C">
              <w:rPr>
                <w:rFonts w:cs="Times New Roman"/>
                <w:b/>
                <w:bCs/>
                <w:i/>
                <w:szCs w:val="26"/>
                <w:lang w:val="ru-RU"/>
              </w:rPr>
              <w:t>А</w:t>
            </w:r>
            <w:r w:rsidR="008A2572" w:rsidRPr="00ED0F6C">
              <w:rPr>
                <w:rFonts w:cs="Times New Roman"/>
                <w:b/>
                <w:bCs/>
                <w:szCs w:val="26"/>
                <w:vertAlign w:val="subscript"/>
                <w:lang w:val="ru-RU"/>
              </w:rPr>
              <w:t>2</w:t>
            </w:r>
            <w:r w:rsidRPr="00ED0F6C">
              <w:rPr>
                <w:b/>
                <w:lang w:val="ru-RU"/>
              </w:rPr>
              <w:t>)</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rPr>
              <w:t>final</w:t>
            </w:r>
          </w:p>
        </w:tc>
      </w:tr>
      <w:tr w:rsidR="0087475E" w:rsidRPr="00AE5B9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0/1</w:t>
            </w:r>
          </w:p>
        </w:tc>
      </w:tr>
      <w:tr w:rsidR="0087475E" w:rsidRPr="00AE5B9E" w:rsidTr="0087475E">
        <w:tc>
          <w:tcPr>
            <w:tcW w:w="3190" w:type="dxa"/>
            <w:vAlign w:val="center"/>
          </w:tcPr>
          <w:p w:rsidR="0087475E" w:rsidRPr="00ED0F6C" w:rsidRDefault="00AC1F9D" w:rsidP="0087475E">
            <w:pPr>
              <w:suppressAutoHyphens w:val="0"/>
              <w:spacing w:after="200" w:line="276" w:lineRule="auto"/>
              <w:jc w:val="center"/>
              <w:rPr>
                <w:b/>
                <w:lang w:val="ru-RU"/>
              </w:rPr>
            </w:pPr>
            <w:r w:rsidRPr="00ED0F6C">
              <w:rPr>
                <w:b/>
                <w:lang w:val="ru-RU"/>
              </w:rPr>
              <w:t>1</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2</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lang w:val="ru-RU"/>
              </w:rPr>
              <w:t>0/1</w:t>
            </w:r>
          </w:p>
        </w:tc>
      </w:tr>
      <w:tr w:rsidR="0087475E" w:rsidRPr="00AE5B9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lang w:val="ru-RU"/>
              </w:rPr>
              <w:t>…</w:t>
            </w:r>
          </w:p>
        </w:tc>
        <w:tc>
          <w:tcPr>
            <w:tcW w:w="3191" w:type="dxa"/>
            <w:vAlign w:val="center"/>
          </w:tcPr>
          <w:p w:rsidR="0087475E" w:rsidRPr="00ED0F6C" w:rsidRDefault="0087475E" w:rsidP="0087475E">
            <w:pPr>
              <w:suppressAutoHyphens w:val="0"/>
              <w:spacing w:after="200" w:line="276" w:lineRule="auto"/>
              <w:jc w:val="center"/>
              <w:rPr>
                <w:b/>
                <w:lang w:val="ru-RU"/>
              </w:rPr>
            </w:pPr>
            <w:r w:rsidRPr="00ED0F6C">
              <w:rPr>
                <w:b/>
                <w:lang w:val="ru-RU"/>
              </w:rPr>
              <w:t>…</w:t>
            </w:r>
          </w:p>
        </w:tc>
      </w:tr>
      <w:tr w:rsidR="0087475E" w:rsidTr="0087475E">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N</w:t>
            </w:r>
          </w:p>
        </w:tc>
        <w:tc>
          <w:tcPr>
            <w:tcW w:w="3190" w:type="dxa"/>
            <w:vAlign w:val="center"/>
          </w:tcPr>
          <w:p w:rsidR="0087475E" w:rsidRPr="00ED0F6C" w:rsidRDefault="0087475E" w:rsidP="0087475E">
            <w:pPr>
              <w:suppressAutoHyphens w:val="0"/>
              <w:spacing w:after="200" w:line="276" w:lineRule="auto"/>
              <w:jc w:val="center"/>
              <w:rPr>
                <w:b/>
                <w:lang w:val="ru-RU"/>
              </w:rPr>
            </w:pPr>
            <w:r w:rsidRPr="00ED0F6C">
              <w:rPr>
                <w:b/>
              </w:rPr>
              <w:t>M</w:t>
            </w:r>
          </w:p>
        </w:tc>
        <w:tc>
          <w:tcPr>
            <w:tcW w:w="3191" w:type="dxa"/>
            <w:vAlign w:val="center"/>
          </w:tcPr>
          <w:p w:rsidR="0087475E" w:rsidRPr="00ED0F6C" w:rsidRDefault="0087475E" w:rsidP="0087475E">
            <w:pPr>
              <w:suppressAutoHyphens w:val="0"/>
              <w:spacing w:after="200" w:line="276" w:lineRule="auto"/>
              <w:jc w:val="center"/>
              <w:rPr>
                <w:b/>
              </w:rPr>
            </w:pPr>
            <w:r w:rsidRPr="00ED0F6C">
              <w:rPr>
                <w:b/>
                <w:lang w:val="ru-RU"/>
              </w:rPr>
              <w:t>0</w:t>
            </w:r>
            <w:r w:rsidRPr="00ED0F6C">
              <w:rPr>
                <w:b/>
              </w:rPr>
              <w:t>/1</w:t>
            </w:r>
          </w:p>
        </w:tc>
      </w:tr>
    </w:tbl>
    <w:p w:rsidR="0087475E" w:rsidRPr="0087475E" w:rsidRDefault="0087475E">
      <w:pPr>
        <w:suppressAutoHyphens w:val="0"/>
        <w:spacing w:after="200" w:line="276" w:lineRule="auto"/>
        <w:rPr>
          <w:lang w:val="ru-RU"/>
        </w:rPr>
      </w:pPr>
    </w:p>
    <w:p w:rsidR="00D25202" w:rsidRDefault="00D25202">
      <w:pPr>
        <w:suppressAutoHyphens w:val="0"/>
        <w:spacing w:after="200" w:line="276" w:lineRule="auto"/>
        <w:rPr>
          <w:b/>
          <w:sz w:val="36"/>
          <w:lang w:val="ru-RU"/>
        </w:rPr>
      </w:pPr>
      <w:r>
        <w:rPr>
          <w:lang w:val="ru-RU"/>
        </w:rPr>
        <w:br w:type="page"/>
      </w:r>
    </w:p>
    <w:p w:rsidR="00E301AF" w:rsidRPr="00E301AF" w:rsidRDefault="00EF25B9" w:rsidP="0084399C">
      <w:pPr>
        <w:pStyle w:val="1"/>
        <w:numPr>
          <w:ilvl w:val="0"/>
          <w:numId w:val="7"/>
        </w:numPr>
        <w:rPr>
          <w:lang w:val="ru-RU"/>
        </w:rPr>
      </w:pPr>
      <w:bookmarkStart w:id="21" w:name="_Toc501664718"/>
      <w:ins w:id="22" w:author="Хамяк" w:date="2017-12-22T11:26:00Z">
        <w:r>
          <w:rPr>
            <w:lang w:val="ru-RU"/>
          </w:rPr>
          <w:lastRenderedPageBreak/>
          <w:t xml:space="preserve">Описание </w:t>
        </w:r>
      </w:ins>
      <w:del w:id="23" w:author="Хамяк" w:date="2017-12-22T11:27:00Z">
        <w:r w:rsidR="00B05F4B" w:rsidRPr="008415DB" w:rsidDel="00EF25B9">
          <w:rPr>
            <w:lang w:val="ru-RU"/>
          </w:rPr>
          <w:delText>А</w:delText>
        </w:r>
      </w:del>
      <w:ins w:id="24" w:author="Хамяк" w:date="2017-12-22T11:27:00Z">
        <w:r>
          <w:rPr>
            <w:lang w:val="ru-RU"/>
          </w:rPr>
          <w:t>а</w:t>
        </w:r>
      </w:ins>
      <w:r w:rsidR="00B05F4B" w:rsidRPr="008415DB">
        <w:rPr>
          <w:lang w:val="ru-RU"/>
        </w:rPr>
        <w:t>лгоритм</w:t>
      </w:r>
      <w:ins w:id="25" w:author="Хамяк" w:date="2017-12-22T11:27:00Z">
        <w:r>
          <w:rPr>
            <w:lang w:val="ru-RU"/>
          </w:rPr>
          <w:t>ов</w:t>
        </w:r>
      </w:ins>
      <w:del w:id="26" w:author="Хамяк" w:date="2017-12-22T11:27:00Z">
        <w:r w:rsidR="00B05F4B" w:rsidRPr="008415DB" w:rsidDel="00EF25B9">
          <w:rPr>
            <w:lang w:val="ru-RU"/>
          </w:rPr>
          <w:delText>ы</w:delText>
        </w:r>
      </w:del>
      <w:bookmarkEnd w:id="21"/>
    </w:p>
    <w:p w:rsidR="00B05F4B" w:rsidRPr="00EF25B9" w:rsidRDefault="0084399C" w:rsidP="0084399C">
      <w:pPr>
        <w:pStyle w:val="2"/>
        <w:ind w:firstLine="360"/>
        <w:rPr>
          <w:lang w:val="ru-RU"/>
          <w:rPrChange w:id="27" w:author="Хамяк" w:date="2017-12-22T11:26:00Z">
            <w:rPr/>
          </w:rPrChange>
        </w:rPr>
      </w:pPr>
      <w:bookmarkStart w:id="28" w:name="_Toc501664719"/>
      <w:r>
        <w:rPr>
          <w:lang w:val="ru-RU"/>
        </w:rPr>
        <w:t xml:space="preserve">4.1. </w:t>
      </w:r>
      <w:proofErr w:type="spellStart"/>
      <w:r w:rsidR="00B05F4B" w:rsidRPr="005162AC">
        <w:t>Алгоритм</w:t>
      </w:r>
      <w:proofErr w:type="spellEnd"/>
      <w:r w:rsidR="00B05F4B" w:rsidRPr="005162AC">
        <w:t xml:space="preserve"> </w:t>
      </w:r>
      <w:proofErr w:type="spellStart"/>
      <w:r w:rsidR="00B05F4B" w:rsidRPr="005162AC">
        <w:t>построения</w:t>
      </w:r>
      <w:proofErr w:type="spellEnd"/>
      <w:r w:rsidR="00B05F4B" w:rsidRPr="005162AC">
        <w:t xml:space="preserve"> </w:t>
      </w:r>
      <w:proofErr w:type="spellStart"/>
      <w:r w:rsidR="00B05F4B" w:rsidRPr="005162AC">
        <w:t>пересечения</w:t>
      </w:r>
      <w:bookmarkEnd w:id="28"/>
      <w:proofErr w:type="spellEnd"/>
      <w:ins w:id="29" w:author="Хамяк" w:date="2017-12-22T11:26:00Z">
        <w:r w:rsidR="00EF25B9">
          <w:rPr>
            <w:lang w:val="ru-RU"/>
          </w:rPr>
          <w:t xml:space="preserve"> полуавтоматов</w:t>
        </w:r>
      </w:ins>
    </w:p>
    <w:p w:rsidR="00B05F4B" w:rsidRPr="00B05F4B" w:rsidRDefault="00B05F4B" w:rsidP="00E301AF">
      <w:pPr>
        <w:suppressAutoHyphens w:val="0"/>
        <w:spacing w:after="200" w:line="360" w:lineRule="auto"/>
        <w:rPr>
          <w:rFonts w:cs="Times New Roman"/>
          <w:b/>
          <w:bCs/>
          <w:szCs w:val="26"/>
          <w:lang w:val="ru-RU"/>
        </w:rPr>
      </w:pPr>
      <w:r w:rsidRPr="00B05F4B">
        <w:rPr>
          <w:rFonts w:cs="Times New Roman"/>
          <w:b/>
          <w:bCs/>
          <w:szCs w:val="26"/>
          <w:lang w:val="ru-RU"/>
        </w:rPr>
        <w:t xml:space="preserve">Вход: </w:t>
      </w:r>
      <w:r w:rsidRPr="00B05F4B">
        <w:rPr>
          <w:rFonts w:cs="Times New Roman"/>
          <w:bCs/>
          <w:szCs w:val="26"/>
          <w:lang w:val="ru-RU"/>
        </w:rPr>
        <w:t>Левый (</w:t>
      </w:r>
      <w:r w:rsidRPr="00B05F4B">
        <w:rPr>
          <w:rFonts w:cs="Times New Roman"/>
          <w:bCs/>
          <w:i/>
          <w:szCs w:val="26"/>
          <w:lang w:val="ru-RU"/>
        </w:rPr>
        <w:t>A</w:t>
      </w:r>
      <w:r w:rsidRPr="00B05F4B">
        <w:rPr>
          <w:rFonts w:cs="Times New Roman"/>
          <w:bCs/>
          <w:szCs w:val="26"/>
          <w:vertAlign w:val="subscript"/>
          <w:lang w:val="ru-RU"/>
        </w:rPr>
        <w:t>1</w:t>
      </w:r>
      <w:r w:rsidRPr="00B05F4B">
        <w:rPr>
          <w:rFonts w:cs="Times New Roman"/>
          <w:bCs/>
          <w:szCs w:val="26"/>
          <w:lang w:val="ru-RU"/>
        </w:rPr>
        <w:t>) и правый (</w:t>
      </w:r>
      <w:r w:rsidRPr="00B05F4B">
        <w:rPr>
          <w:rFonts w:cs="Times New Roman"/>
          <w:bCs/>
          <w:i/>
          <w:szCs w:val="26"/>
          <w:lang w:val="ru-RU"/>
        </w:rPr>
        <w:t>А</w:t>
      </w:r>
      <w:proofErr w:type="gramStart"/>
      <w:r w:rsidRPr="00B05F4B">
        <w:rPr>
          <w:rFonts w:cs="Times New Roman"/>
          <w:bCs/>
          <w:szCs w:val="26"/>
          <w:vertAlign w:val="subscript"/>
          <w:lang w:val="ru-RU"/>
        </w:rPr>
        <w:t>2</w:t>
      </w:r>
      <w:proofErr w:type="gramEnd"/>
      <w:r w:rsidRPr="00B05F4B">
        <w:rPr>
          <w:rFonts w:cs="Times New Roman"/>
          <w:bCs/>
          <w:szCs w:val="26"/>
          <w:lang w:val="ru-RU"/>
        </w:rPr>
        <w:t>) полуавтоматы</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 xml:space="preserve">Выход: </w:t>
      </w:r>
      <w:r w:rsidRPr="00B05F4B">
        <w:rPr>
          <w:rFonts w:cs="Times New Roman"/>
          <w:bCs/>
          <w:szCs w:val="26"/>
          <w:lang w:val="ru-RU"/>
        </w:rPr>
        <w:t>0, если пересечение пусто, 1 в ином случае</w:t>
      </w:r>
    </w:p>
    <w:p w:rsidR="00B05F4B" w:rsidRPr="00EF25B9" w:rsidRDefault="0091758A" w:rsidP="0091758A">
      <w:pPr>
        <w:spacing w:after="200" w:line="360" w:lineRule="auto"/>
        <w:rPr>
          <w:bCs/>
          <w:szCs w:val="26"/>
          <w:lang w:val="ru-RU"/>
        </w:rPr>
      </w:pPr>
      <w:r w:rsidRPr="00ED0F6C">
        <w:rPr>
          <w:b/>
          <w:bCs/>
          <w:szCs w:val="26"/>
          <w:lang w:val="ru-RU"/>
        </w:rPr>
        <w:t>Шаг 1</w:t>
      </w:r>
      <w:r w:rsidR="000773A8" w:rsidRPr="00ED0F6C">
        <w:rPr>
          <w:b/>
          <w:bCs/>
          <w:szCs w:val="26"/>
          <w:lang w:val="ru-RU"/>
        </w:rPr>
        <w:t>.</w:t>
      </w:r>
      <w:r w:rsidR="000773A8" w:rsidRPr="000773A8">
        <w:rPr>
          <w:bCs/>
          <w:szCs w:val="26"/>
          <w:lang w:val="ru-RU"/>
        </w:rPr>
        <w:t xml:space="preserve"> </w:t>
      </w:r>
      <w:r w:rsidR="00B05F4B" w:rsidRPr="0091758A">
        <w:rPr>
          <w:bCs/>
          <w:szCs w:val="26"/>
          <w:lang w:val="ru-RU"/>
        </w:rPr>
        <w:t xml:space="preserve">Делаем первым элементом списка пару </w:t>
      </w:r>
      <w:r w:rsidRPr="0091758A">
        <w:rPr>
          <w:bCs/>
          <w:szCs w:val="26"/>
          <w:lang w:val="ru-RU"/>
        </w:rPr>
        <w:t>(</w:t>
      </w:r>
      <w:r w:rsidRPr="00B05F4B">
        <w:rPr>
          <w:bCs/>
          <w:i/>
          <w:szCs w:val="26"/>
        </w:rPr>
        <w:t>S</w:t>
      </w:r>
      <w:r w:rsidRPr="0091758A">
        <w:rPr>
          <w:bCs/>
          <w:szCs w:val="26"/>
          <w:vertAlign w:val="subscript"/>
          <w:lang w:val="ru-RU"/>
        </w:rPr>
        <w:t>1</w:t>
      </w:r>
      <w:r w:rsidRPr="0091758A">
        <w:rPr>
          <w:bCs/>
          <w:szCs w:val="26"/>
          <w:lang w:val="ru-RU"/>
        </w:rPr>
        <w:t xml:space="preserve">; </w:t>
      </w:r>
      <w:r w:rsidRPr="00B05F4B">
        <w:rPr>
          <w:bCs/>
          <w:i/>
          <w:szCs w:val="26"/>
        </w:rPr>
        <w:t>S</w:t>
      </w:r>
      <w:r w:rsidRPr="0091758A">
        <w:rPr>
          <w:bCs/>
          <w:szCs w:val="26"/>
          <w:vertAlign w:val="subscript"/>
          <w:lang w:val="ru-RU"/>
        </w:rPr>
        <w:t>2</w:t>
      </w:r>
      <w:r w:rsidRPr="0091758A">
        <w:rPr>
          <w:bCs/>
          <w:szCs w:val="26"/>
          <w:lang w:val="ru-RU"/>
        </w:rPr>
        <w:t>)</w:t>
      </w:r>
      <w:r>
        <w:rPr>
          <w:bCs/>
          <w:szCs w:val="26"/>
          <w:lang w:val="ru-RU"/>
        </w:rPr>
        <w:t xml:space="preserve"> </w:t>
      </w:r>
      <w:r w:rsidR="00B05F4B" w:rsidRPr="0091758A">
        <w:rPr>
          <w:bCs/>
          <w:szCs w:val="26"/>
          <w:lang w:val="ru-RU"/>
        </w:rPr>
        <w:t xml:space="preserve">начальных состояний полуавтоматов </w:t>
      </w:r>
      <w:r w:rsidR="00B05F4B" w:rsidRPr="0091758A">
        <w:rPr>
          <w:bCs/>
          <w:i/>
          <w:szCs w:val="26"/>
        </w:rPr>
        <w:t>A</w:t>
      </w:r>
      <w:r w:rsidR="00B05F4B" w:rsidRPr="0091758A">
        <w:rPr>
          <w:bCs/>
          <w:szCs w:val="26"/>
          <w:vertAlign w:val="subscript"/>
          <w:lang w:val="ru-RU"/>
        </w:rPr>
        <w:t>1</w:t>
      </w:r>
      <w:r w:rsidR="00B05F4B" w:rsidRPr="0091758A">
        <w:rPr>
          <w:bCs/>
          <w:szCs w:val="26"/>
          <w:lang w:val="ru-RU"/>
        </w:rPr>
        <w:t xml:space="preserve"> и </w:t>
      </w:r>
      <w:r w:rsidR="00B05F4B" w:rsidRPr="0091758A">
        <w:rPr>
          <w:bCs/>
          <w:i/>
          <w:szCs w:val="26"/>
          <w:lang w:val="ru-RU"/>
        </w:rPr>
        <w:t>А</w:t>
      </w:r>
      <w:proofErr w:type="gramStart"/>
      <w:r w:rsidR="00B05F4B" w:rsidRPr="0091758A">
        <w:rPr>
          <w:bCs/>
          <w:szCs w:val="26"/>
          <w:vertAlign w:val="subscript"/>
          <w:lang w:val="ru-RU"/>
        </w:rPr>
        <w:t>2</w:t>
      </w:r>
      <w:proofErr w:type="gramEnd"/>
      <w:r w:rsidR="00B05F4B" w:rsidRPr="0091758A">
        <w:rPr>
          <w:bCs/>
          <w:szCs w:val="26"/>
          <w:lang w:val="ru-RU"/>
        </w:rPr>
        <w:t>.</w:t>
      </w:r>
      <w:ins w:id="30" w:author="Хамяк" w:date="2017-12-22T11:27:00Z">
        <w:r w:rsidR="00EF25B9">
          <w:rPr>
            <w:bCs/>
            <w:szCs w:val="26"/>
            <w:lang w:val="ru-RU"/>
          </w:rPr>
          <w:t>***Саша, почему состояния большими буквами обозначаете</w:t>
        </w:r>
        <w:r w:rsidR="00EF25B9" w:rsidRPr="00EF25B9">
          <w:rPr>
            <w:bCs/>
            <w:szCs w:val="26"/>
            <w:lang w:val="ru-RU"/>
            <w:rPrChange w:id="31" w:author="Хамяк" w:date="2017-12-22T11:27:00Z">
              <w:rPr>
                <w:bCs/>
                <w:szCs w:val="26"/>
              </w:rPr>
            </w:rPrChange>
          </w:rPr>
          <w:t>?</w:t>
        </w:r>
        <w:r w:rsidR="00EF25B9">
          <w:rPr>
            <w:bCs/>
            <w:szCs w:val="26"/>
            <w:lang w:val="ru-RU"/>
          </w:rPr>
          <w:t xml:space="preserve"> И через точку с запятой</w:t>
        </w:r>
        <w:r w:rsidR="00EF25B9">
          <w:rPr>
            <w:bCs/>
            <w:szCs w:val="26"/>
          </w:rPr>
          <w:t xml:space="preserve">? </w:t>
        </w:r>
        <w:r w:rsidR="00EF25B9">
          <w:rPr>
            <w:bCs/>
            <w:szCs w:val="26"/>
            <w:lang w:val="ru-RU"/>
          </w:rPr>
          <w:t>Обычно большими буквами множества***</w:t>
        </w:r>
      </w:ins>
    </w:p>
    <w:p w:rsidR="00B05F4B" w:rsidRPr="000773A8" w:rsidRDefault="000773A8" w:rsidP="000773A8">
      <w:pPr>
        <w:spacing w:after="200" w:line="360" w:lineRule="auto"/>
        <w:rPr>
          <w:bCs/>
          <w:szCs w:val="26"/>
          <w:lang w:val="ru-RU"/>
        </w:rPr>
      </w:pPr>
      <w:r w:rsidRPr="00ED0F6C">
        <w:rPr>
          <w:b/>
          <w:bCs/>
          <w:szCs w:val="26"/>
          <w:lang w:val="ru-RU"/>
        </w:rPr>
        <w:t>Шаг 2.</w:t>
      </w:r>
      <w:r>
        <w:rPr>
          <w:bCs/>
          <w:szCs w:val="26"/>
          <w:lang w:val="ru-RU"/>
        </w:rPr>
        <w:t xml:space="preserve"> </w:t>
      </w:r>
      <w:r w:rsidR="00B05F4B" w:rsidRPr="000773A8">
        <w:rPr>
          <w:b/>
          <w:bCs/>
          <w:szCs w:val="26"/>
          <w:lang w:val="ru-RU"/>
        </w:rPr>
        <w:t>Берём</w:t>
      </w:r>
      <w:r w:rsidR="00B05F4B" w:rsidRPr="000773A8">
        <w:rPr>
          <w:bCs/>
          <w:szCs w:val="26"/>
          <w:lang w:val="ru-RU"/>
        </w:rPr>
        <w:t xml:space="preserve"> следующую пару списка (</w:t>
      </w:r>
      <w:r w:rsidR="00B05F4B" w:rsidRPr="000773A8">
        <w:rPr>
          <w:bCs/>
          <w:i/>
          <w:szCs w:val="26"/>
        </w:rPr>
        <w:t>S</w:t>
      </w:r>
      <w:r w:rsidR="00B05F4B" w:rsidRPr="000773A8">
        <w:rPr>
          <w:bCs/>
          <w:szCs w:val="26"/>
          <w:vertAlign w:val="subscript"/>
          <w:lang w:val="ru-RU"/>
        </w:rPr>
        <w:t>1</w:t>
      </w:r>
      <w:r w:rsidR="00B05F4B" w:rsidRPr="000773A8">
        <w:rPr>
          <w:bCs/>
          <w:szCs w:val="26"/>
          <w:lang w:val="ru-RU"/>
        </w:rPr>
        <w:t xml:space="preserve">; </w:t>
      </w:r>
      <w:r w:rsidR="00B05F4B" w:rsidRPr="000773A8">
        <w:rPr>
          <w:bCs/>
          <w:i/>
          <w:szCs w:val="26"/>
        </w:rPr>
        <w:t>S</w:t>
      </w:r>
      <w:r w:rsidR="00B05F4B" w:rsidRPr="000773A8">
        <w:rPr>
          <w:bCs/>
          <w:szCs w:val="26"/>
          <w:vertAlign w:val="subscript"/>
          <w:lang w:val="ru-RU"/>
        </w:rPr>
        <w:t>2</w:t>
      </w:r>
      <w:r w:rsidR="00B05F4B" w:rsidRPr="000773A8">
        <w:rPr>
          <w:bCs/>
          <w:szCs w:val="26"/>
          <w:lang w:val="ru-RU"/>
        </w:rPr>
        <w:t xml:space="preserve">). Иначе – </w:t>
      </w:r>
      <w:r w:rsidR="00B05F4B" w:rsidRPr="000773A8">
        <w:rPr>
          <w:b/>
          <w:bCs/>
          <w:szCs w:val="26"/>
          <w:lang w:val="ru-RU"/>
        </w:rPr>
        <w:t>ВЕРНУТЬ 0.</w:t>
      </w:r>
    </w:p>
    <w:p w:rsidR="00B05F4B" w:rsidRPr="000773A8" w:rsidRDefault="000773A8" w:rsidP="000773A8">
      <w:pPr>
        <w:spacing w:after="200" w:line="360" w:lineRule="auto"/>
        <w:rPr>
          <w:bCs/>
          <w:szCs w:val="26"/>
          <w:lang w:val="ru-RU"/>
        </w:rPr>
      </w:pPr>
      <w:r w:rsidRPr="00ED0F6C">
        <w:rPr>
          <w:b/>
          <w:bCs/>
          <w:szCs w:val="26"/>
          <w:lang w:val="ru-RU"/>
        </w:rPr>
        <w:t>Шаг 3.</w:t>
      </w:r>
      <w:r>
        <w:rPr>
          <w:b/>
          <w:bCs/>
          <w:szCs w:val="26"/>
          <w:lang w:val="ru-RU"/>
        </w:rPr>
        <w:t xml:space="preserve"> </w:t>
      </w:r>
      <w:r w:rsidR="00B05F4B" w:rsidRPr="000773A8">
        <w:rPr>
          <w:b/>
          <w:bCs/>
          <w:szCs w:val="26"/>
          <w:lang w:val="ru-RU"/>
        </w:rPr>
        <w:t>Берём</w:t>
      </w:r>
      <w:r w:rsidR="00B05F4B" w:rsidRPr="000773A8">
        <w:rPr>
          <w:bCs/>
          <w:szCs w:val="26"/>
          <w:lang w:val="ru-RU"/>
        </w:rPr>
        <w:t xml:space="preserve"> следующий символ действия </w:t>
      </w:r>
      <w:r w:rsidR="00B05F4B" w:rsidRPr="000773A8">
        <w:rPr>
          <w:bCs/>
          <w:i/>
          <w:szCs w:val="26"/>
        </w:rPr>
        <w:t>act</w:t>
      </w:r>
      <w:r w:rsidR="00B05F4B" w:rsidRPr="000773A8">
        <w:rPr>
          <w:bCs/>
          <w:szCs w:val="26"/>
          <w:lang w:val="ru-RU"/>
        </w:rPr>
        <w:t xml:space="preserve">. Иначе – </w:t>
      </w:r>
      <w:r w:rsidR="00B05F4B" w:rsidRPr="000773A8">
        <w:rPr>
          <w:b/>
          <w:bCs/>
          <w:szCs w:val="26"/>
          <w:lang w:val="ru-RU"/>
        </w:rPr>
        <w:t>НА ШАГ 2.</w:t>
      </w:r>
    </w:p>
    <w:p w:rsidR="00B05F4B" w:rsidRPr="000773A8" w:rsidRDefault="000773A8" w:rsidP="000773A8">
      <w:pPr>
        <w:spacing w:after="200" w:line="360" w:lineRule="auto"/>
        <w:rPr>
          <w:bCs/>
          <w:szCs w:val="26"/>
          <w:lang w:val="ru-RU"/>
        </w:rPr>
      </w:pPr>
      <w:r w:rsidRPr="00ED0F6C">
        <w:rPr>
          <w:b/>
          <w:bCs/>
          <w:szCs w:val="26"/>
          <w:lang w:val="ru-RU"/>
        </w:rPr>
        <w:t>Шаг 4.</w:t>
      </w:r>
      <w:r>
        <w:rPr>
          <w:bCs/>
          <w:szCs w:val="26"/>
          <w:lang w:val="ru-RU"/>
        </w:rPr>
        <w:t xml:space="preserve"> </w:t>
      </w:r>
      <w:r w:rsidR="00B05F4B" w:rsidRPr="000773A8">
        <w:rPr>
          <w:bCs/>
          <w:szCs w:val="26"/>
          <w:lang w:val="ru-RU"/>
        </w:rPr>
        <w:t xml:space="preserve">Формируем </w:t>
      </w:r>
      <w:r w:rsidR="0091758A" w:rsidRPr="000773A8">
        <w:rPr>
          <w:bCs/>
          <w:szCs w:val="26"/>
          <w:lang w:val="ru-RU"/>
        </w:rPr>
        <w:t xml:space="preserve">новую </w:t>
      </w:r>
      <w:r w:rsidR="00B05F4B" w:rsidRPr="000773A8">
        <w:rPr>
          <w:bCs/>
          <w:szCs w:val="26"/>
          <w:lang w:val="ru-RU"/>
        </w:rPr>
        <w:t>пару</w:t>
      </w:r>
      <w:r w:rsidR="0091758A" w:rsidRPr="000773A8">
        <w:rPr>
          <w:bCs/>
          <w:szCs w:val="26"/>
          <w:lang w:val="ru-RU"/>
        </w:rPr>
        <w:t xml:space="preserve"> состояний (</w:t>
      </w:r>
      <w:r w:rsidR="0091758A" w:rsidRPr="000773A8">
        <w:rPr>
          <w:bCs/>
          <w:i/>
          <w:szCs w:val="26"/>
        </w:rPr>
        <w:t>S</w:t>
      </w:r>
      <w:r w:rsidR="0091758A" w:rsidRPr="000773A8">
        <w:rPr>
          <w:bCs/>
          <w:i/>
          <w:szCs w:val="26"/>
          <w:lang w:val="ru-RU"/>
        </w:rPr>
        <w:t>’</w:t>
      </w:r>
      <w:r w:rsidR="0091758A" w:rsidRPr="000773A8">
        <w:rPr>
          <w:bCs/>
          <w:szCs w:val="26"/>
          <w:vertAlign w:val="subscript"/>
          <w:lang w:val="ru-RU"/>
        </w:rPr>
        <w:t>1</w:t>
      </w:r>
      <w:r w:rsidR="0091758A" w:rsidRPr="000773A8">
        <w:rPr>
          <w:bCs/>
          <w:szCs w:val="26"/>
          <w:lang w:val="ru-RU"/>
        </w:rPr>
        <w:t xml:space="preserve">; </w:t>
      </w:r>
      <w:r w:rsidR="0091758A" w:rsidRPr="000773A8">
        <w:rPr>
          <w:bCs/>
          <w:i/>
          <w:szCs w:val="26"/>
        </w:rPr>
        <w:t>S</w:t>
      </w:r>
      <w:r w:rsidR="0091758A" w:rsidRPr="000773A8">
        <w:rPr>
          <w:bCs/>
          <w:i/>
          <w:szCs w:val="26"/>
          <w:lang w:val="ru-RU"/>
        </w:rPr>
        <w:t>’</w:t>
      </w:r>
      <w:r w:rsidR="0091758A" w:rsidRPr="000773A8">
        <w:rPr>
          <w:bCs/>
          <w:szCs w:val="26"/>
          <w:vertAlign w:val="subscript"/>
          <w:lang w:val="ru-RU"/>
        </w:rPr>
        <w:t>2</w:t>
      </w:r>
      <w:r w:rsidR="0091758A" w:rsidRPr="000773A8">
        <w:rPr>
          <w:bCs/>
          <w:szCs w:val="26"/>
          <w:lang w:val="ru-RU"/>
        </w:rPr>
        <w:t>)</w:t>
      </w:r>
      <w:r w:rsidR="00B05F4B" w:rsidRPr="000773A8">
        <w:rPr>
          <w:bCs/>
          <w:szCs w:val="26"/>
          <w:lang w:val="ru-RU"/>
        </w:rPr>
        <w:t xml:space="preserve"> в которой </w:t>
      </w:r>
      <w:r w:rsidR="0091758A" w:rsidRPr="000773A8">
        <w:rPr>
          <w:bCs/>
          <w:i/>
          <w:szCs w:val="26"/>
        </w:rPr>
        <w:t>S</w:t>
      </w:r>
      <w:r w:rsidR="0091758A" w:rsidRPr="000773A8">
        <w:rPr>
          <w:bCs/>
          <w:i/>
          <w:szCs w:val="26"/>
          <w:lang w:val="ru-RU"/>
        </w:rPr>
        <w:t>’</w:t>
      </w:r>
      <w:r w:rsidR="0091758A" w:rsidRPr="000773A8">
        <w:rPr>
          <w:bCs/>
          <w:szCs w:val="26"/>
          <w:vertAlign w:val="subscript"/>
          <w:lang w:val="ru-RU"/>
        </w:rPr>
        <w:t>1</w:t>
      </w:r>
      <w:r w:rsidR="00B05F4B" w:rsidRPr="000773A8">
        <w:rPr>
          <w:bCs/>
          <w:szCs w:val="26"/>
          <w:lang w:val="ru-RU"/>
        </w:rPr>
        <w:t xml:space="preserve"> соответствует состоянию, в которое мы перейдём в полуавтомате </w:t>
      </w:r>
      <w:r w:rsidR="00B05F4B" w:rsidRPr="000773A8">
        <w:rPr>
          <w:bCs/>
          <w:i/>
          <w:szCs w:val="26"/>
        </w:rPr>
        <w:t>A</w:t>
      </w:r>
      <w:r w:rsidR="00B05F4B" w:rsidRPr="000773A8">
        <w:rPr>
          <w:bCs/>
          <w:szCs w:val="26"/>
          <w:vertAlign w:val="subscript"/>
          <w:lang w:val="ru-RU"/>
        </w:rPr>
        <w:t>1</w:t>
      </w:r>
      <w:r w:rsidR="00B05F4B" w:rsidRPr="000773A8">
        <w:rPr>
          <w:bCs/>
          <w:szCs w:val="26"/>
          <w:lang w:val="ru-RU"/>
        </w:rPr>
        <w:t xml:space="preserve"> из </w:t>
      </w:r>
      <w:r w:rsidR="00B05F4B" w:rsidRPr="000773A8">
        <w:rPr>
          <w:bCs/>
          <w:i/>
          <w:szCs w:val="26"/>
        </w:rPr>
        <w:t>S</w:t>
      </w:r>
      <w:r w:rsidR="00B05F4B" w:rsidRPr="000773A8">
        <w:rPr>
          <w:bCs/>
          <w:szCs w:val="26"/>
          <w:vertAlign w:val="subscript"/>
          <w:lang w:val="ru-RU"/>
        </w:rPr>
        <w:t>1</w:t>
      </w:r>
      <w:r w:rsidR="00B05F4B" w:rsidRPr="000773A8">
        <w:rPr>
          <w:bCs/>
          <w:szCs w:val="26"/>
          <w:lang w:val="ru-RU"/>
        </w:rPr>
        <w:t xml:space="preserve"> по </w:t>
      </w:r>
      <w:r w:rsidR="00B05F4B" w:rsidRPr="000773A8">
        <w:rPr>
          <w:bCs/>
          <w:i/>
          <w:szCs w:val="26"/>
        </w:rPr>
        <w:t>act</w:t>
      </w:r>
      <w:r w:rsidR="00B05F4B" w:rsidRPr="000773A8">
        <w:rPr>
          <w:bCs/>
          <w:szCs w:val="26"/>
          <w:lang w:val="ru-RU"/>
        </w:rPr>
        <w:t xml:space="preserve">, а </w:t>
      </w:r>
      <w:r w:rsidR="0091758A" w:rsidRPr="000773A8">
        <w:rPr>
          <w:bCs/>
          <w:i/>
          <w:szCs w:val="26"/>
        </w:rPr>
        <w:t>S</w:t>
      </w:r>
      <w:r w:rsidR="0091758A" w:rsidRPr="000773A8">
        <w:rPr>
          <w:bCs/>
          <w:i/>
          <w:szCs w:val="26"/>
          <w:lang w:val="ru-RU"/>
        </w:rPr>
        <w:t>’</w:t>
      </w:r>
      <w:r w:rsidR="0091758A" w:rsidRPr="000773A8">
        <w:rPr>
          <w:bCs/>
          <w:szCs w:val="26"/>
          <w:vertAlign w:val="subscript"/>
          <w:lang w:val="ru-RU"/>
        </w:rPr>
        <w:t>2</w:t>
      </w:r>
      <w:r w:rsidR="00B05F4B" w:rsidRPr="000773A8">
        <w:rPr>
          <w:bCs/>
          <w:szCs w:val="26"/>
          <w:lang w:val="ru-RU"/>
        </w:rPr>
        <w:t xml:space="preserve"> соответствует состоянию, в которое мы пере</w:t>
      </w:r>
      <w:r w:rsidR="00F00AE5" w:rsidRPr="000773A8">
        <w:rPr>
          <w:bCs/>
          <w:szCs w:val="26"/>
          <w:lang w:val="ru-RU"/>
        </w:rPr>
        <w:t>й</w:t>
      </w:r>
      <w:r w:rsidR="00B05F4B" w:rsidRPr="000773A8">
        <w:rPr>
          <w:bCs/>
          <w:szCs w:val="26"/>
          <w:lang w:val="ru-RU"/>
        </w:rPr>
        <w:t xml:space="preserve">дем в полуавтомате </w:t>
      </w:r>
      <w:r w:rsidR="00B05F4B" w:rsidRPr="000773A8">
        <w:rPr>
          <w:bCs/>
          <w:i/>
          <w:szCs w:val="26"/>
          <w:lang w:val="ru-RU"/>
        </w:rPr>
        <w:t>А</w:t>
      </w:r>
      <w:proofErr w:type="gramStart"/>
      <w:r w:rsidR="00B05F4B" w:rsidRPr="000773A8">
        <w:rPr>
          <w:bCs/>
          <w:szCs w:val="26"/>
          <w:vertAlign w:val="subscript"/>
          <w:lang w:val="ru-RU"/>
        </w:rPr>
        <w:t>2</w:t>
      </w:r>
      <w:proofErr w:type="gramEnd"/>
      <w:r w:rsidR="00B05F4B" w:rsidRPr="000773A8">
        <w:rPr>
          <w:bCs/>
          <w:szCs w:val="26"/>
          <w:lang w:val="ru-RU"/>
        </w:rPr>
        <w:t xml:space="preserve"> из </w:t>
      </w:r>
      <w:r w:rsidR="00B05F4B" w:rsidRPr="000773A8">
        <w:rPr>
          <w:bCs/>
          <w:i/>
          <w:szCs w:val="26"/>
        </w:rPr>
        <w:t>S</w:t>
      </w:r>
      <w:r w:rsidR="00B05F4B" w:rsidRPr="000773A8">
        <w:rPr>
          <w:bCs/>
          <w:szCs w:val="26"/>
          <w:vertAlign w:val="subscript"/>
          <w:lang w:val="ru-RU"/>
        </w:rPr>
        <w:t>2</w:t>
      </w:r>
      <w:r w:rsidR="00B05F4B" w:rsidRPr="000773A8">
        <w:rPr>
          <w:bCs/>
          <w:szCs w:val="26"/>
          <w:lang w:val="ru-RU"/>
        </w:rPr>
        <w:t xml:space="preserve"> по </w:t>
      </w:r>
      <w:r w:rsidR="00B05F4B" w:rsidRPr="000773A8">
        <w:rPr>
          <w:bCs/>
          <w:i/>
          <w:szCs w:val="26"/>
        </w:rPr>
        <w:t>act</w:t>
      </w:r>
      <w:r w:rsidR="00B05F4B" w:rsidRPr="000773A8">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5.</w:t>
      </w:r>
      <w:r>
        <w:rPr>
          <w:bCs/>
          <w:szCs w:val="26"/>
          <w:lang w:val="ru-RU"/>
        </w:rPr>
        <w:t xml:space="preserve"> </w:t>
      </w:r>
      <w:r w:rsidR="00B05F4B" w:rsidRPr="000773A8">
        <w:rPr>
          <w:b/>
          <w:bCs/>
          <w:szCs w:val="26"/>
          <w:lang w:val="ru-RU"/>
        </w:rPr>
        <w:t>ЕСЛИ</w:t>
      </w:r>
      <w:r w:rsidR="00B05F4B" w:rsidRPr="000773A8">
        <w:rPr>
          <w:bCs/>
          <w:szCs w:val="26"/>
          <w:lang w:val="ru-RU"/>
        </w:rPr>
        <w:t xml:space="preserve"> оба элемента новой пары финальные – </w:t>
      </w:r>
      <w:r w:rsidR="00B05F4B" w:rsidRPr="000773A8">
        <w:rPr>
          <w:b/>
          <w:bCs/>
          <w:szCs w:val="26"/>
          <w:lang w:val="ru-RU"/>
        </w:rPr>
        <w:t>ВЕРНУТЬ 1</w:t>
      </w:r>
      <w:r w:rsidR="00B05F4B" w:rsidRPr="000773A8">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6.</w:t>
      </w:r>
      <w:r>
        <w:rPr>
          <w:bCs/>
          <w:szCs w:val="26"/>
          <w:lang w:val="ru-RU"/>
        </w:rPr>
        <w:t xml:space="preserve"> </w:t>
      </w:r>
      <w:r w:rsidR="00B05F4B" w:rsidRPr="000773A8">
        <w:rPr>
          <w:b/>
          <w:bCs/>
          <w:szCs w:val="26"/>
          <w:lang w:val="ru-RU"/>
        </w:rPr>
        <w:t>ЕСЛИ</w:t>
      </w:r>
      <w:r w:rsidR="00B05F4B" w:rsidRPr="000773A8">
        <w:rPr>
          <w:bCs/>
          <w:szCs w:val="26"/>
          <w:lang w:val="ru-RU"/>
        </w:rPr>
        <w:t xml:space="preserve"> такой пары в списке не было – добавить в список, иначе </w:t>
      </w:r>
      <w:r w:rsidR="00B05F4B" w:rsidRPr="000773A8">
        <w:rPr>
          <w:b/>
          <w:bCs/>
          <w:szCs w:val="26"/>
          <w:lang w:val="ru-RU"/>
        </w:rPr>
        <w:t>НА ШАГ 3</w:t>
      </w:r>
      <w:r w:rsidR="00B05F4B" w:rsidRPr="000773A8">
        <w:rPr>
          <w:bCs/>
          <w:szCs w:val="26"/>
          <w:lang w:val="ru-RU"/>
        </w:rPr>
        <w:t>.</w:t>
      </w:r>
    </w:p>
    <w:p w:rsidR="00B05F4B" w:rsidRPr="005162AC" w:rsidRDefault="00B05F4B" w:rsidP="0084399C">
      <w:pPr>
        <w:pStyle w:val="2"/>
        <w:numPr>
          <w:ilvl w:val="1"/>
          <w:numId w:val="7"/>
        </w:numPr>
      </w:pPr>
      <w:bookmarkStart w:id="32" w:name="_Toc501664720"/>
      <w:proofErr w:type="spellStart"/>
      <w:r w:rsidRPr="005162AC">
        <w:rPr>
          <w:rStyle w:val="a8"/>
          <w:rFonts w:cs="Times New Roman"/>
          <w:b/>
          <w:iCs/>
          <w:spacing w:val="0"/>
          <w:sz w:val="32"/>
          <w:szCs w:val="28"/>
        </w:rPr>
        <w:t>Алгоритм</w:t>
      </w:r>
      <w:proofErr w:type="spellEnd"/>
      <w:r w:rsidRPr="005162AC">
        <w:rPr>
          <w:rStyle w:val="a8"/>
          <w:rFonts w:cs="Times New Roman"/>
          <w:b/>
          <w:iCs/>
          <w:spacing w:val="0"/>
          <w:sz w:val="32"/>
          <w:szCs w:val="28"/>
        </w:rPr>
        <w:t xml:space="preserve"> </w:t>
      </w:r>
      <w:proofErr w:type="spellStart"/>
      <w:r w:rsidRPr="005162AC">
        <w:rPr>
          <w:rStyle w:val="a8"/>
          <w:rFonts w:cs="Times New Roman"/>
          <w:b/>
          <w:iCs/>
          <w:spacing w:val="0"/>
          <w:sz w:val="32"/>
          <w:szCs w:val="28"/>
        </w:rPr>
        <w:t>построения</w:t>
      </w:r>
      <w:proofErr w:type="spellEnd"/>
      <w:r w:rsidRPr="005162AC">
        <w:rPr>
          <w:rStyle w:val="a8"/>
          <w:rFonts w:cs="Times New Roman"/>
          <w:b/>
          <w:iCs/>
          <w:spacing w:val="0"/>
          <w:sz w:val="32"/>
          <w:szCs w:val="28"/>
        </w:rPr>
        <w:t xml:space="preserve"> </w:t>
      </w:r>
      <w:proofErr w:type="spellStart"/>
      <w:r w:rsidRPr="005162AC">
        <w:rPr>
          <w:rStyle w:val="a8"/>
          <w:rFonts w:cs="Times New Roman"/>
          <w:b/>
          <w:iCs/>
          <w:spacing w:val="0"/>
          <w:sz w:val="32"/>
          <w:szCs w:val="28"/>
        </w:rPr>
        <w:t>правого</w:t>
      </w:r>
      <w:proofErr w:type="spellEnd"/>
      <w:r w:rsidRPr="005162AC">
        <w:rPr>
          <w:rStyle w:val="a8"/>
          <w:rFonts w:cs="Times New Roman"/>
          <w:b/>
          <w:iCs/>
          <w:spacing w:val="0"/>
          <w:sz w:val="32"/>
          <w:szCs w:val="28"/>
        </w:rPr>
        <w:t xml:space="preserve"> </w:t>
      </w:r>
      <w:proofErr w:type="spellStart"/>
      <w:r w:rsidRPr="005162AC">
        <w:rPr>
          <w:rStyle w:val="a8"/>
          <w:rFonts w:cs="Times New Roman"/>
          <w:b/>
          <w:iCs/>
          <w:spacing w:val="0"/>
          <w:sz w:val="32"/>
          <w:szCs w:val="28"/>
        </w:rPr>
        <w:t>частног</w:t>
      </w:r>
      <w:r w:rsidRPr="005162AC">
        <w:t>о</w:t>
      </w:r>
      <w:bookmarkEnd w:id="32"/>
      <w:proofErr w:type="spellEnd"/>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Вход:</w:t>
      </w:r>
      <w:r w:rsidRPr="00B05F4B">
        <w:rPr>
          <w:rFonts w:cs="Times New Roman"/>
          <w:bCs/>
          <w:szCs w:val="26"/>
          <w:lang w:val="ru-RU"/>
        </w:rPr>
        <w:t xml:space="preserve"> Левый (</w:t>
      </w:r>
      <w:r w:rsidRPr="00B05F4B">
        <w:rPr>
          <w:rFonts w:cs="Times New Roman"/>
          <w:bCs/>
          <w:i/>
          <w:szCs w:val="26"/>
          <w:lang w:val="ru-RU"/>
        </w:rPr>
        <w:t>A</w:t>
      </w:r>
      <w:r w:rsidRPr="00B05F4B">
        <w:rPr>
          <w:rFonts w:cs="Times New Roman"/>
          <w:bCs/>
          <w:szCs w:val="26"/>
          <w:vertAlign w:val="subscript"/>
          <w:lang w:val="ru-RU"/>
        </w:rPr>
        <w:t>1</w:t>
      </w:r>
      <w:r w:rsidRPr="00B05F4B">
        <w:rPr>
          <w:rFonts w:cs="Times New Roman"/>
          <w:bCs/>
          <w:szCs w:val="26"/>
          <w:lang w:val="ru-RU"/>
        </w:rPr>
        <w:t>) и правый (</w:t>
      </w:r>
      <w:r w:rsidRPr="00B05F4B">
        <w:rPr>
          <w:rFonts w:cs="Times New Roman"/>
          <w:bCs/>
          <w:i/>
          <w:szCs w:val="26"/>
          <w:lang w:val="ru-RU"/>
        </w:rPr>
        <w:t>А</w:t>
      </w:r>
      <w:proofErr w:type="gramStart"/>
      <w:r w:rsidRPr="00B05F4B">
        <w:rPr>
          <w:rFonts w:cs="Times New Roman"/>
          <w:bCs/>
          <w:szCs w:val="26"/>
          <w:vertAlign w:val="subscript"/>
          <w:lang w:val="ru-RU"/>
        </w:rPr>
        <w:t>2</w:t>
      </w:r>
      <w:proofErr w:type="gramEnd"/>
      <w:r w:rsidRPr="00B05F4B">
        <w:rPr>
          <w:rFonts w:cs="Times New Roman"/>
          <w:bCs/>
          <w:szCs w:val="26"/>
          <w:lang w:val="ru-RU"/>
        </w:rPr>
        <w:t>) полуавтоматы</w:t>
      </w:r>
    </w:p>
    <w:p w:rsidR="00B05F4B" w:rsidRPr="00B05F4B" w:rsidRDefault="00B05F4B" w:rsidP="00B05F4B">
      <w:pPr>
        <w:suppressAutoHyphens w:val="0"/>
        <w:spacing w:after="200" w:line="360" w:lineRule="auto"/>
        <w:rPr>
          <w:rFonts w:cs="Times New Roman"/>
          <w:bCs/>
          <w:szCs w:val="26"/>
          <w:lang w:val="ru-RU"/>
        </w:rPr>
      </w:pPr>
      <w:r w:rsidRPr="00B05F4B">
        <w:rPr>
          <w:rFonts w:cs="Times New Roman"/>
          <w:b/>
          <w:bCs/>
          <w:szCs w:val="26"/>
          <w:lang w:val="ru-RU"/>
        </w:rPr>
        <w:t>Выход:</w:t>
      </w:r>
      <w:r w:rsidRPr="00B05F4B">
        <w:rPr>
          <w:rFonts w:cs="Times New Roman"/>
          <w:bCs/>
          <w:szCs w:val="26"/>
          <w:lang w:val="ru-RU"/>
        </w:rPr>
        <w:t xml:space="preserve"> Полуавтомат, соответствующий правому частному</w:t>
      </w:r>
      <w:r w:rsidR="00ED0F6C">
        <w:rPr>
          <w:rFonts w:cs="Times New Roman"/>
          <w:bCs/>
          <w:szCs w:val="26"/>
          <w:lang w:val="ru-RU"/>
        </w:rPr>
        <w:t xml:space="preserve"> </w:t>
      </w:r>
      <w:r w:rsidR="00ED0F6C">
        <w:rPr>
          <w:rFonts w:cs="Times New Roman"/>
          <w:bCs/>
          <w:i/>
          <w:szCs w:val="26"/>
          <w:lang w:val="ru-RU"/>
        </w:rPr>
        <w:t>А</w:t>
      </w:r>
      <w:proofErr w:type="gramStart"/>
      <w:r w:rsidR="00ED0F6C" w:rsidRPr="002A30A7">
        <w:rPr>
          <w:rFonts w:cs="Times New Roman"/>
          <w:bCs/>
          <w:szCs w:val="26"/>
          <w:vertAlign w:val="subscript"/>
          <w:lang w:val="ru-RU"/>
        </w:rPr>
        <w:t>1</w:t>
      </w:r>
      <w:proofErr w:type="gramEnd"/>
      <w:r w:rsidR="00ED0F6C" w:rsidRPr="002A30A7">
        <w:rPr>
          <w:rFonts w:cs="Times New Roman"/>
          <w:bCs/>
          <w:szCs w:val="26"/>
          <w:lang w:val="ru-RU"/>
        </w:rPr>
        <w:t>/</w:t>
      </w:r>
      <w:r w:rsidR="00ED0F6C">
        <w:rPr>
          <w:rFonts w:cs="Times New Roman"/>
          <w:bCs/>
          <w:i/>
          <w:szCs w:val="26"/>
          <w:lang w:val="ru-RU"/>
        </w:rPr>
        <w:t>А</w:t>
      </w:r>
      <w:r w:rsidR="00ED0F6C">
        <w:rPr>
          <w:rFonts w:cs="Times New Roman"/>
          <w:bCs/>
          <w:szCs w:val="26"/>
          <w:vertAlign w:val="subscript"/>
          <w:lang w:val="ru-RU"/>
        </w:rPr>
        <w:t>2</w:t>
      </w:r>
    </w:p>
    <w:p w:rsidR="00B05F4B" w:rsidRPr="0037124C" w:rsidRDefault="000773A8" w:rsidP="000773A8">
      <w:pPr>
        <w:spacing w:after="200" w:line="360" w:lineRule="auto"/>
        <w:rPr>
          <w:bCs/>
          <w:szCs w:val="26"/>
          <w:lang w:val="ru-RU"/>
          <w:rPrChange w:id="33" w:author="Хамяк" w:date="2017-12-22T11:19:00Z">
            <w:rPr>
              <w:bCs/>
              <w:szCs w:val="26"/>
            </w:rPr>
          </w:rPrChange>
        </w:rPr>
      </w:pPr>
      <w:r w:rsidRPr="00ED0F6C">
        <w:rPr>
          <w:b/>
          <w:bCs/>
          <w:szCs w:val="26"/>
          <w:lang w:val="ru-RU"/>
        </w:rPr>
        <w:t>Шаг 1.</w:t>
      </w:r>
      <w:r w:rsidRPr="000773A8">
        <w:rPr>
          <w:bCs/>
          <w:szCs w:val="26"/>
          <w:lang w:val="ru-RU"/>
        </w:rPr>
        <w:t xml:space="preserve"> </w:t>
      </w:r>
      <w:r w:rsidR="00ED0F6C">
        <w:rPr>
          <w:bCs/>
          <w:szCs w:val="26"/>
          <w:lang w:val="ru-RU"/>
        </w:rPr>
        <w:t xml:space="preserve">Присваиваем полуавтомату </w:t>
      </w:r>
      <w:r w:rsidR="00ED0F6C">
        <w:rPr>
          <w:rFonts w:cs="Times New Roman"/>
          <w:bCs/>
          <w:i/>
          <w:szCs w:val="26"/>
          <w:lang w:val="ru-RU"/>
        </w:rPr>
        <w:t>А</w:t>
      </w:r>
      <w:proofErr w:type="gramStart"/>
      <w:r w:rsidR="00ED0F6C" w:rsidRPr="002A30A7">
        <w:rPr>
          <w:rFonts w:cs="Times New Roman"/>
          <w:bCs/>
          <w:szCs w:val="26"/>
          <w:vertAlign w:val="subscript"/>
          <w:lang w:val="ru-RU"/>
        </w:rPr>
        <w:t>1</w:t>
      </w:r>
      <w:proofErr w:type="gramEnd"/>
      <w:r w:rsidR="00ED0F6C" w:rsidRPr="002A30A7">
        <w:rPr>
          <w:rFonts w:cs="Times New Roman"/>
          <w:bCs/>
          <w:szCs w:val="26"/>
          <w:lang w:val="ru-RU"/>
        </w:rPr>
        <w:t>/</w:t>
      </w:r>
      <w:r w:rsidR="00ED0F6C">
        <w:rPr>
          <w:rFonts w:cs="Times New Roman"/>
          <w:bCs/>
          <w:i/>
          <w:szCs w:val="26"/>
          <w:lang w:val="ru-RU"/>
        </w:rPr>
        <w:t>А</w:t>
      </w:r>
      <w:r w:rsidR="00ED0F6C">
        <w:rPr>
          <w:rFonts w:cs="Times New Roman"/>
          <w:bCs/>
          <w:szCs w:val="26"/>
          <w:vertAlign w:val="subscript"/>
          <w:lang w:val="ru-RU"/>
        </w:rPr>
        <w:t xml:space="preserve">2 </w:t>
      </w:r>
      <w:r w:rsidR="00ED0F6C">
        <w:rPr>
          <w:rFonts w:cs="Times New Roman"/>
          <w:bCs/>
          <w:szCs w:val="26"/>
          <w:lang w:val="ru-RU"/>
        </w:rPr>
        <w:t xml:space="preserve">полуавтомат </w:t>
      </w:r>
      <w:r w:rsidR="00ED0F6C" w:rsidRPr="00ED0F6C">
        <w:rPr>
          <w:rFonts w:cs="Times New Roman"/>
          <w:bCs/>
          <w:i/>
          <w:szCs w:val="26"/>
          <w:lang w:val="ru-RU"/>
        </w:rPr>
        <w:t>А</w:t>
      </w:r>
      <w:r w:rsidR="00ED0F6C" w:rsidRPr="00ED0F6C">
        <w:rPr>
          <w:rFonts w:cs="Times New Roman"/>
          <w:bCs/>
          <w:i/>
          <w:szCs w:val="26"/>
          <w:vertAlign w:val="subscript"/>
          <w:lang w:val="ru-RU"/>
        </w:rPr>
        <w:t>1</w:t>
      </w:r>
      <w:r w:rsidR="00B05F4B" w:rsidRPr="000773A8">
        <w:rPr>
          <w:bCs/>
          <w:szCs w:val="26"/>
          <w:lang w:val="ru-RU"/>
        </w:rPr>
        <w:t xml:space="preserve">. </w:t>
      </w:r>
      <w:r w:rsidR="00B05F4B" w:rsidRPr="0037124C">
        <w:rPr>
          <w:bCs/>
          <w:szCs w:val="26"/>
          <w:lang w:val="ru-RU"/>
          <w:rPrChange w:id="34" w:author="Хамяк" w:date="2017-12-22T11:19:00Z">
            <w:rPr>
              <w:bCs/>
              <w:szCs w:val="26"/>
            </w:rPr>
          </w:rPrChange>
        </w:rPr>
        <w:t xml:space="preserve">Помечаем все состояния как </w:t>
      </w:r>
      <w:proofErr w:type="spellStart"/>
      <w:r w:rsidR="00B05F4B" w:rsidRPr="0037124C">
        <w:rPr>
          <w:bCs/>
          <w:szCs w:val="26"/>
          <w:lang w:val="ru-RU"/>
          <w:rPrChange w:id="35" w:author="Хамяк" w:date="2017-12-22T11:19:00Z">
            <w:rPr>
              <w:bCs/>
              <w:szCs w:val="26"/>
            </w:rPr>
          </w:rPrChange>
        </w:rPr>
        <w:t>нефинальные</w:t>
      </w:r>
      <w:proofErr w:type="spellEnd"/>
      <w:r w:rsidR="00B05F4B" w:rsidRPr="0037124C">
        <w:rPr>
          <w:bCs/>
          <w:szCs w:val="26"/>
          <w:lang w:val="ru-RU"/>
          <w:rPrChange w:id="36" w:author="Хамяк" w:date="2017-12-22T11:19:00Z">
            <w:rPr>
              <w:bCs/>
              <w:szCs w:val="26"/>
            </w:rPr>
          </w:rPrChange>
        </w:rPr>
        <w:t>.</w:t>
      </w:r>
    </w:p>
    <w:p w:rsidR="00B05F4B" w:rsidRPr="000773A8" w:rsidRDefault="000773A8" w:rsidP="000773A8">
      <w:pPr>
        <w:spacing w:after="200" w:line="360" w:lineRule="auto"/>
        <w:rPr>
          <w:bCs/>
          <w:szCs w:val="26"/>
          <w:lang w:val="ru-RU"/>
        </w:rPr>
      </w:pPr>
      <w:r w:rsidRPr="00ED0F6C">
        <w:rPr>
          <w:b/>
          <w:bCs/>
          <w:szCs w:val="26"/>
          <w:lang w:val="ru-RU"/>
        </w:rPr>
        <w:t>Шаг 2.</w:t>
      </w:r>
      <w:r>
        <w:rPr>
          <w:bCs/>
          <w:szCs w:val="26"/>
          <w:lang w:val="ru-RU"/>
        </w:rPr>
        <w:t xml:space="preserve"> </w:t>
      </w:r>
      <w:r w:rsidR="00B05F4B" w:rsidRPr="000773A8">
        <w:rPr>
          <w:bCs/>
          <w:szCs w:val="26"/>
          <w:lang w:val="ru-RU"/>
        </w:rPr>
        <w:t xml:space="preserve">Помечаем следующее состояние полуавтомата </w:t>
      </w:r>
      <w:r w:rsidR="00B05F4B" w:rsidRPr="000773A8">
        <w:rPr>
          <w:bCs/>
          <w:i/>
          <w:szCs w:val="26"/>
        </w:rPr>
        <w:t>A</w:t>
      </w:r>
      <w:r w:rsidR="00B05F4B" w:rsidRPr="000773A8">
        <w:rPr>
          <w:bCs/>
          <w:szCs w:val="26"/>
          <w:vertAlign w:val="subscript"/>
          <w:lang w:val="ru-RU"/>
        </w:rPr>
        <w:t>1</w:t>
      </w:r>
      <w:r w:rsidR="00B05F4B" w:rsidRPr="000773A8">
        <w:rPr>
          <w:bCs/>
          <w:szCs w:val="26"/>
          <w:lang w:val="ru-RU"/>
        </w:rPr>
        <w:t xml:space="preserve"> как начальное, ЕСЛИ состояний больше нет – </w:t>
      </w:r>
      <w:r w:rsidR="00B05F4B" w:rsidRPr="000773A8">
        <w:rPr>
          <w:b/>
          <w:bCs/>
          <w:szCs w:val="26"/>
          <w:lang w:val="ru-RU"/>
        </w:rPr>
        <w:t>КОНЕЦ</w:t>
      </w:r>
      <w:r w:rsidR="00B05F4B" w:rsidRPr="000773A8">
        <w:rPr>
          <w:bCs/>
          <w:szCs w:val="26"/>
          <w:lang w:val="ru-RU"/>
        </w:rPr>
        <w:t>.</w:t>
      </w:r>
    </w:p>
    <w:p w:rsidR="00B05F4B" w:rsidRPr="000773A8" w:rsidRDefault="000773A8" w:rsidP="000773A8">
      <w:pPr>
        <w:spacing w:after="200" w:line="360" w:lineRule="auto"/>
        <w:rPr>
          <w:bCs/>
          <w:szCs w:val="26"/>
          <w:lang w:val="ru-RU"/>
        </w:rPr>
      </w:pPr>
      <w:r w:rsidRPr="00ED0F6C">
        <w:rPr>
          <w:b/>
          <w:bCs/>
          <w:szCs w:val="26"/>
          <w:lang w:val="ru-RU"/>
        </w:rPr>
        <w:t>Шаг 3.</w:t>
      </w:r>
      <w:r>
        <w:rPr>
          <w:bCs/>
          <w:szCs w:val="26"/>
          <w:lang w:val="ru-RU"/>
        </w:rPr>
        <w:t xml:space="preserve"> </w:t>
      </w:r>
      <w:r w:rsidR="00B05F4B" w:rsidRPr="000773A8">
        <w:rPr>
          <w:bCs/>
          <w:szCs w:val="26"/>
          <w:lang w:val="ru-RU"/>
        </w:rPr>
        <w:t xml:space="preserve">Пересекаем полуавтомат </w:t>
      </w:r>
      <w:r w:rsidR="00B05F4B" w:rsidRPr="000773A8">
        <w:rPr>
          <w:bCs/>
          <w:i/>
          <w:szCs w:val="26"/>
        </w:rPr>
        <w:t>A</w:t>
      </w:r>
      <w:r w:rsidR="00B05F4B" w:rsidRPr="000773A8">
        <w:rPr>
          <w:bCs/>
          <w:szCs w:val="26"/>
          <w:vertAlign w:val="subscript"/>
          <w:lang w:val="ru-RU"/>
        </w:rPr>
        <w:t>1</w:t>
      </w:r>
      <w:r w:rsidR="00B05F4B" w:rsidRPr="000773A8">
        <w:rPr>
          <w:bCs/>
          <w:szCs w:val="26"/>
          <w:lang w:val="ru-RU"/>
        </w:rPr>
        <w:t xml:space="preserve"> с полуавтоматом </w:t>
      </w:r>
      <w:r w:rsidR="00B05F4B" w:rsidRPr="000773A8">
        <w:rPr>
          <w:bCs/>
          <w:i/>
          <w:szCs w:val="26"/>
          <w:lang w:val="ru-RU"/>
        </w:rPr>
        <w:t>А</w:t>
      </w:r>
      <w:proofErr w:type="gramStart"/>
      <w:r w:rsidR="00B05F4B" w:rsidRPr="000773A8">
        <w:rPr>
          <w:bCs/>
          <w:szCs w:val="26"/>
          <w:vertAlign w:val="subscript"/>
          <w:lang w:val="ru-RU"/>
        </w:rPr>
        <w:t>2</w:t>
      </w:r>
      <w:proofErr w:type="gramEnd"/>
      <w:r w:rsidR="00B05F4B" w:rsidRPr="000773A8">
        <w:rPr>
          <w:bCs/>
          <w:szCs w:val="26"/>
          <w:lang w:val="ru-RU"/>
        </w:rPr>
        <w:t>.</w:t>
      </w:r>
    </w:p>
    <w:p w:rsidR="009B55E1" w:rsidRPr="00ED0F6C" w:rsidRDefault="000773A8" w:rsidP="00ED0F6C">
      <w:pPr>
        <w:spacing w:after="200" w:line="360" w:lineRule="auto"/>
        <w:rPr>
          <w:bCs/>
          <w:szCs w:val="26"/>
          <w:lang w:val="ru-RU"/>
        </w:rPr>
      </w:pPr>
      <w:r w:rsidRPr="00ED0F6C">
        <w:rPr>
          <w:b/>
          <w:bCs/>
          <w:szCs w:val="26"/>
          <w:lang w:val="ru-RU"/>
        </w:rPr>
        <w:lastRenderedPageBreak/>
        <w:t>Шаг 4.</w:t>
      </w:r>
      <w:r>
        <w:rPr>
          <w:b/>
          <w:bCs/>
          <w:szCs w:val="26"/>
          <w:lang w:val="ru-RU"/>
        </w:rPr>
        <w:t xml:space="preserve"> </w:t>
      </w:r>
      <w:r w:rsidR="00B05F4B" w:rsidRPr="000773A8">
        <w:rPr>
          <w:b/>
          <w:bCs/>
          <w:szCs w:val="26"/>
          <w:lang w:val="ru-RU"/>
        </w:rPr>
        <w:t>ЕСЛИ</w:t>
      </w:r>
      <w:r w:rsidR="00B05F4B" w:rsidRPr="000773A8">
        <w:rPr>
          <w:bCs/>
          <w:szCs w:val="26"/>
          <w:lang w:val="ru-RU"/>
        </w:rPr>
        <w:t xml:space="preserve"> пересечение пусто – на </w:t>
      </w:r>
      <w:r w:rsidR="00B05F4B" w:rsidRPr="000773A8">
        <w:rPr>
          <w:b/>
          <w:bCs/>
          <w:szCs w:val="26"/>
          <w:lang w:val="ru-RU"/>
        </w:rPr>
        <w:t>ШАГ 1</w:t>
      </w:r>
      <w:r w:rsidR="00B05F4B" w:rsidRPr="000773A8">
        <w:rPr>
          <w:bCs/>
          <w:szCs w:val="26"/>
          <w:lang w:val="ru-RU"/>
        </w:rPr>
        <w:t xml:space="preserve">. </w:t>
      </w:r>
      <w:r w:rsidR="00B05F4B" w:rsidRPr="000773A8">
        <w:rPr>
          <w:b/>
          <w:bCs/>
          <w:szCs w:val="26"/>
          <w:lang w:val="ru-RU"/>
        </w:rPr>
        <w:t>ИНАЧЕ</w:t>
      </w:r>
      <w:r w:rsidR="00B05F4B" w:rsidRPr="000773A8">
        <w:rPr>
          <w:bCs/>
          <w:szCs w:val="26"/>
          <w:lang w:val="ru-RU"/>
        </w:rPr>
        <w:t xml:space="preserve"> </w:t>
      </w:r>
      <w:r>
        <w:rPr>
          <w:bCs/>
          <w:szCs w:val="26"/>
          <w:lang w:val="ru-RU"/>
        </w:rPr>
        <w:t xml:space="preserve">помечаем в полуавтомате </w:t>
      </w:r>
      <w:r>
        <w:rPr>
          <w:rFonts w:cs="Times New Roman"/>
          <w:bCs/>
          <w:i/>
          <w:szCs w:val="26"/>
        </w:rPr>
        <w:t>A</w:t>
      </w:r>
      <w:r w:rsidRPr="002A30A7">
        <w:rPr>
          <w:rFonts w:cs="Times New Roman"/>
          <w:bCs/>
          <w:szCs w:val="26"/>
          <w:vertAlign w:val="subscript"/>
          <w:lang w:val="ru-RU"/>
        </w:rPr>
        <w:t>1</w:t>
      </w:r>
      <w:r w:rsidRPr="002A30A7">
        <w:rPr>
          <w:rFonts w:cs="Times New Roman"/>
          <w:bCs/>
          <w:szCs w:val="26"/>
          <w:lang w:val="ru-RU"/>
        </w:rPr>
        <w:t>/</w:t>
      </w:r>
      <w:r>
        <w:rPr>
          <w:rFonts w:cs="Times New Roman"/>
          <w:bCs/>
          <w:i/>
          <w:szCs w:val="26"/>
        </w:rPr>
        <w:t>A</w:t>
      </w:r>
      <w:r>
        <w:rPr>
          <w:rFonts w:cs="Times New Roman"/>
          <w:bCs/>
          <w:szCs w:val="26"/>
          <w:vertAlign w:val="subscript"/>
          <w:lang w:val="ru-RU"/>
        </w:rPr>
        <w:t>2</w:t>
      </w:r>
      <w:r w:rsidR="00B05F4B" w:rsidRPr="000773A8">
        <w:rPr>
          <w:bCs/>
          <w:szCs w:val="26"/>
          <w:lang w:val="ru-RU"/>
        </w:rPr>
        <w:t xml:space="preserve"> текущее состояние как финальное и на </w:t>
      </w:r>
      <w:r w:rsidR="00B05F4B" w:rsidRPr="000773A8">
        <w:rPr>
          <w:b/>
          <w:bCs/>
          <w:szCs w:val="26"/>
          <w:lang w:val="ru-RU"/>
        </w:rPr>
        <w:t>ШАГ 2.</w:t>
      </w:r>
      <w:r w:rsidR="00B05F4B" w:rsidRPr="000773A8">
        <w:rPr>
          <w:bCs/>
          <w:szCs w:val="26"/>
          <w:lang w:val="ru-RU"/>
        </w:rPr>
        <w:br w:type="page"/>
      </w:r>
      <w:bookmarkStart w:id="37" w:name="_Toc501664721"/>
      <w:r w:rsidR="009B55E1" w:rsidRPr="004D2345">
        <w:rPr>
          <w:rStyle w:val="20"/>
          <w:lang w:val="ru-RU"/>
        </w:rPr>
        <w:lastRenderedPageBreak/>
        <w:t>Заключение</w:t>
      </w:r>
      <w:bookmarkEnd w:id="37"/>
    </w:p>
    <w:p w:rsidR="00D65D47" w:rsidRDefault="00D65D47" w:rsidP="004D2345">
      <w:pPr>
        <w:suppressAutoHyphens w:val="0"/>
        <w:spacing w:after="200" w:line="360" w:lineRule="auto"/>
        <w:jc w:val="both"/>
        <w:rPr>
          <w:ins w:id="38" w:author="Хамяк" w:date="2017-12-22T11:29:00Z"/>
          <w:lang w:val="ru-RU"/>
        </w:rPr>
      </w:pPr>
      <w:ins w:id="39" w:author="Хамяк" w:date="2017-12-22T11:29:00Z">
        <w:r>
          <w:rPr>
            <w:lang w:val="ru-RU"/>
          </w:rPr>
          <w:t xml:space="preserve">***Саша, сюда нужно кусочек из введения. </w:t>
        </w:r>
      </w:ins>
      <w:ins w:id="40" w:author="Хамяк" w:date="2017-12-22T11:30:00Z">
        <w:r>
          <w:rPr>
            <w:lang w:val="ru-RU"/>
          </w:rPr>
          <w:t>Заключение это введение наоборот. Рассматривалась такая то проблема, актуальная в связи с тем-то</w:t>
        </w:r>
        <w:proofErr w:type="gramStart"/>
        <w:r>
          <w:rPr>
            <w:lang w:val="ru-RU"/>
          </w:rPr>
          <w:t>… П</w:t>
        </w:r>
        <w:proofErr w:type="gramEnd"/>
        <w:r>
          <w:rPr>
            <w:lang w:val="ru-RU"/>
          </w:rPr>
          <w:t>оэтому</w:t>
        </w:r>
        <w:r w:rsidR="00B323F9">
          <w:rPr>
            <w:lang w:val="ru-RU"/>
          </w:rPr>
          <w:t xml:space="preserve"> целью работы… Решались след задачи</w:t>
        </w:r>
      </w:ins>
      <w:ins w:id="41" w:author="Хамяк" w:date="2017-12-22T11:31:00Z">
        <w:r w:rsidR="00B323F9">
          <w:rPr>
            <w:lang w:val="ru-RU"/>
          </w:rPr>
          <w:t>….***</w:t>
        </w:r>
      </w:ins>
      <w:bookmarkStart w:id="42" w:name="_GoBack"/>
      <w:bookmarkEnd w:id="42"/>
      <w:r w:rsidR="009960FC">
        <w:rPr>
          <w:lang w:val="ru-RU"/>
        </w:rPr>
        <w:tab/>
      </w:r>
    </w:p>
    <w:p w:rsidR="009960FC" w:rsidRDefault="009960FC" w:rsidP="004D2345">
      <w:pPr>
        <w:suppressAutoHyphens w:val="0"/>
        <w:spacing w:after="200" w:line="360" w:lineRule="auto"/>
        <w:jc w:val="both"/>
        <w:rPr>
          <w:lang w:val="ru-RU"/>
        </w:rPr>
      </w:pPr>
      <w:r>
        <w:rPr>
          <w:lang w:val="ru-RU"/>
        </w:rPr>
        <w:t>В рамках данной работы был программно реализован алгоритм построения правого частного на полуавтоматах. В рамках работы б</w:t>
      </w:r>
      <w:r w:rsidR="004D2345">
        <w:rPr>
          <w:lang w:val="ru-RU"/>
        </w:rPr>
        <w:t xml:space="preserve">ыла изучены статьи по теме обеспечения безопасности веб-сервисов. При программной реализации использовался язык программирования </w:t>
      </w:r>
      <w:r w:rsidR="004D2345">
        <w:t>C</w:t>
      </w:r>
      <w:r w:rsidR="004D2345" w:rsidRPr="004D2345">
        <w:rPr>
          <w:lang w:val="ru-RU"/>
        </w:rPr>
        <w:t>++</w:t>
      </w:r>
      <w:r w:rsidR="004D2345">
        <w:rPr>
          <w:lang w:val="ru-RU"/>
        </w:rPr>
        <w:t xml:space="preserve"> и принципы объектно-ориентированного программирования. В рамках работы реализованы алгоритм</w:t>
      </w:r>
      <w:ins w:id="43" w:author="Хамяк" w:date="2017-12-22T11:29:00Z">
        <w:r w:rsidR="00D65D47">
          <w:rPr>
            <w:lang w:val="ru-RU"/>
          </w:rPr>
          <w:t xml:space="preserve"> построения пересечения,</w:t>
        </w:r>
      </w:ins>
      <w:r w:rsidR="004D2345">
        <w:rPr>
          <w:lang w:val="ru-RU"/>
        </w:rPr>
        <w:t xml:space="preserve"> с помощью которого можно получить </w:t>
      </w:r>
      <w:del w:id="44" w:author="Хамяк" w:date="2017-12-22T11:29:00Z">
        <w:r w:rsidR="004D2345" w:rsidDel="00D65D47">
          <w:rPr>
            <w:lang w:val="ru-RU"/>
          </w:rPr>
          <w:delText>данные</w:delText>
        </w:r>
      </w:del>
      <w:ins w:id="45" w:author="Хамяк" w:date="2017-12-22T11:29:00Z">
        <w:r w:rsidR="00D65D47">
          <w:rPr>
            <w:lang w:val="ru-RU"/>
          </w:rPr>
          <w:t>информацию</w:t>
        </w:r>
      </w:ins>
      <w:r w:rsidR="004D2345">
        <w:rPr>
          <w:lang w:val="ru-RU"/>
        </w:rPr>
        <w:t xml:space="preserve"> о том, есть ли у двух полуавтоматов общее поведение</w:t>
      </w:r>
      <w:ins w:id="46" w:author="Хамяк" w:date="2017-12-22T11:29:00Z">
        <w:r w:rsidR="00D65D47">
          <w:rPr>
            <w:lang w:val="ru-RU"/>
          </w:rPr>
          <w:t>,</w:t>
        </w:r>
      </w:ins>
      <w:r w:rsidR="004D2345">
        <w:rPr>
          <w:lang w:val="ru-RU"/>
        </w:rPr>
        <w:t xml:space="preserve"> и алгорит</w:t>
      </w:r>
      <w:ins w:id="47" w:author="Хамяк" w:date="2017-12-22T11:28:00Z">
        <w:r w:rsidR="00D65D47">
          <w:rPr>
            <w:lang w:val="ru-RU"/>
          </w:rPr>
          <w:t>м</w:t>
        </w:r>
      </w:ins>
      <w:r w:rsidR="004D2345">
        <w:rPr>
          <w:lang w:val="ru-RU"/>
        </w:rPr>
        <w:t xml:space="preserve"> построения правого частного. Программа была отлажена на нескольких примерах.</w:t>
      </w:r>
    </w:p>
    <w:p w:rsidR="004D2345" w:rsidRPr="004D2345" w:rsidRDefault="004D2345" w:rsidP="004D2345">
      <w:pPr>
        <w:suppressAutoHyphens w:val="0"/>
        <w:spacing w:after="200" w:line="360" w:lineRule="auto"/>
        <w:jc w:val="both"/>
        <w:rPr>
          <w:lang w:val="ru-RU"/>
        </w:rPr>
      </w:pPr>
      <w:r>
        <w:rPr>
          <w:lang w:val="ru-RU"/>
        </w:rPr>
        <w:tab/>
        <w:t>В дальнейшем планируется отладить программу на реальных системах, для этого необходимо найти или создать подобные примеры. Также планируется провести эксперименты и сравнить данный метод с методами наших Тайваньских коллег.</w:t>
      </w:r>
    </w:p>
    <w:p w:rsidR="009B55E1" w:rsidRPr="000773A8" w:rsidRDefault="009B55E1" w:rsidP="005162AC">
      <w:pPr>
        <w:suppressAutoHyphens w:val="0"/>
        <w:spacing w:after="200" w:line="276" w:lineRule="auto"/>
        <w:jc w:val="both"/>
        <w:rPr>
          <w:rStyle w:val="10"/>
          <w:lang w:val="ru-RU"/>
        </w:rPr>
      </w:pPr>
      <w:r>
        <w:rPr>
          <w:lang w:val="ru-RU"/>
        </w:rPr>
        <w:t xml:space="preserve"> </w:t>
      </w:r>
      <w:r>
        <w:rPr>
          <w:lang w:val="ru-RU"/>
        </w:rPr>
        <w:br w:type="page"/>
      </w:r>
      <w:bookmarkStart w:id="48" w:name="_Toc501664722"/>
      <w:r w:rsidR="000773A8">
        <w:rPr>
          <w:rStyle w:val="10"/>
          <w:lang w:val="ru-RU"/>
        </w:rPr>
        <w:lastRenderedPageBreak/>
        <w:t>Литература</w:t>
      </w:r>
      <w:bookmarkEnd w:id="48"/>
    </w:p>
    <w:p w:rsidR="00B54104" w:rsidRPr="00B54104" w:rsidRDefault="00B54104" w:rsidP="00B54104">
      <w:pPr>
        <w:pStyle w:val="references"/>
        <w:numPr>
          <w:ilvl w:val="0"/>
          <w:numId w:val="9"/>
        </w:numPr>
        <w:spacing w:line="360" w:lineRule="auto"/>
        <w:rPr>
          <w:sz w:val="24"/>
          <w:szCs w:val="18"/>
        </w:rPr>
      </w:pPr>
      <w:r w:rsidRPr="00B54104">
        <w:rPr>
          <w:sz w:val="24"/>
          <w:szCs w:val="18"/>
        </w:rPr>
        <w:t>HE Wang, TL Tsai, CH Lin, F Yu, JHR Jiang</w:t>
      </w:r>
      <w:r>
        <w:rPr>
          <w:sz w:val="24"/>
          <w:szCs w:val="18"/>
        </w:rPr>
        <w:t xml:space="preserve">, </w:t>
      </w:r>
      <w:r w:rsidRPr="00B54104">
        <w:rPr>
          <w:sz w:val="24"/>
          <w:szCs w:val="18"/>
        </w:rPr>
        <w:t>String analysis via automata manipulation with logic circuit representation</w:t>
      </w:r>
      <w:r w:rsidR="000773A8">
        <w:rPr>
          <w:sz w:val="24"/>
          <w:szCs w:val="18"/>
        </w:rPr>
        <w:t>,</w:t>
      </w:r>
      <w:r w:rsidRPr="00B54104">
        <w:rPr>
          <w:sz w:val="24"/>
          <w:szCs w:val="18"/>
        </w:rPr>
        <w:t xml:space="preserve">  International Conference on Computer Aided Verification, 241-260, 2016</w:t>
      </w:r>
      <w:r w:rsidR="000773A8">
        <w:rPr>
          <w:sz w:val="24"/>
          <w:szCs w:val="18"/>
        </w:rPr>
        <w:t>.</w:t>
      </w:r>
    </w:p>
    <w:p w:rsidR="009B55E1" w:rsidRPr="000773A8" w:rsidRDefault="00B54104" w:rsidP="000773A8">
      <w:pPr>
        <w:pStyle w:val="references"/>
        <w:numPr>
          <w:ilvl w:val="0"/>
          <w:numId w:val="9"/>
        </w:numPr>
        <w:spacing w:line="360" w:lineRule="auto"/>
        <w:rPr>
          <w:rFonts w:eastAsia="MS Mincho"/>
          <w:sz w:val="24"/>
          <w:szCs w:val="18"/>
          <w:lang w:val="ru-RU"/>
        </w:rPr>
      </w:pPr>
      <w:r w:rsidRPr="000773A8">
        <w:rPr>
          <w:sz w:val="24"/>
          <w:szCs w:val="18"/>
          <w:lang w:val="ru-RU"/>
        </w:rPr>
        <w:t>Евтушенко Н.В</w:t>
      </w:r>
      <w:r w:rsidRPr="00E05BD3">
        <w:rPr>
          <w:i/>
          <w:sz w:val="24"/>
          <w:szCs w:val="18"/>
          <w:lang w:val="ru-RU"/>
        </w:rPr>
        <w:t>.</w:t>
      </w:r>
      <w:r w:rsidR="000773A8" w:rsidRPr="000773A8">
        <w:rPr>
          <w:i/>
          <w:sz w:val="24"/>
          <w:szCs w:val="18"/>
          <w:lang w:val="ru-RU"/>
        </w:rPr>
        <w:t>,</w:t>
      </w:r>
      <w:r w:rsidRPr="00E05BD3">
        <w:rPr>
          <w:sz w:val="24"/>
          <w:szCs w:val="18"/>
          <w:lang w:val="ru-RU"/>
        </w:rPr>
        <w:t xml:space="preserve"> Недетерминированные автоматы: анализ и синтез: учебное пособие, ч.1 / Н. В. Евтушенко, А.Ф. Петренко, М. В.Ветрова. Томск: Том. гос. ун-т, 2006. – 142 с.</w:t>
      </w:r>
    </w:p>
    <w:p w:rsidR="000773A8" w:rsidRPr="000773A8" w:rsidRDefault="000773A8" w:rsidP="000773A8">
      <w:pPr>
        <w:pStyle w:val="references"/>
        <w:numPr>
          <w:ilvl w:val="0"/>
          <w:numId w:val="9"/>
        </w:numPr>
        <w:spacing w:line="360" w:lineRule="auto"/>
        <w:rPr>
          <w:sz w:val="24"/>
          <w:szCs w:val="18"/>
          <w:lang w:val="ru-RU"/>
        </w:rPr>
      </w:pPr>
      <w:r w:rsidRPr="0037124C">
        <w:rPr>
          <w:sz w:val="24"/>
          <w:szCs w:val="18"/>
          <w:rPrChange w:id="49" w:author="Хамяк" w:date="2017-12-22T11:19:00Z">
            <w:rPr>
              <w:sz w:val="24"/>
              <w:szCs w:val="18"/>
              <w:lang w:val="ru-RU"/>
            </w:rPr>
          </w:rPrChange>
        </w:rPr>
        <w:t xml:space="preserve">Linz, Peter. An introduction to formal languages and automata / Peter Linz.—5th ed. p. cm. </w:t>
      </w:r>
      <w:r w:rsidRPr="000773A8">
        <w:rPr>
          <w:sz w:val="24"/>
          <w:szCs w:val="18"/>
          <w:lang w:val="ru-RU"/>
        </w:rPr>
        <w:t>Includes bibliographical references and index.</w:t>
      </w:r>
    </w:p>
    <w:p w:rsidR="000773A8" w:rsidRDefault="000773A8" w:rsidP="000773A8">
      <w:pPr>
        <w:pStyle w:val="references"/>
        <w:numPr>
          <w:ilvl w:val="0"/>
          <w:numId w:val="9"/>
        </w:numPr>
        <w:spacing w:line="360" w:lineRule="auto"/>
        <w:rPr>
          <w:sz w:val="24"/>
          <w:szCs w:val="18"/>
          <w:lang w:val="ru-RU"/>
        </w:rPr>
      </w:pPr>
      <w:r w:rsidRPr="000773A8">
        <w:rPr>
          <w:sz w:val="24"/>
          <w:szCs w:val="18"/>
          <w:lang w:val="ru-RU"/>
        </w:rPr>
        <w:t>Sotnikov A.P., Shabaldina N.V., Gromov M.L., Experiments on Parallel Composition of Timed Finite State Machines // Труды Института системного программирования РАН, том 29, вып. 3, 2017, стр. 233-246.</w:t>
      </w:r>
    </w:p>
    <w:p w:rsidR="009960FC" w:rsidRPr="00D65D47" w:rsidRDefault="009960FC" w:rsidP="009960FC">
      <w:pPr>
        <w:numPr>
          <w:ilvl w:val="0"/>
          <w:numId w:val="9"/>
        </w:numPr>
        <w:suppressAutoHyphens w:val="0"/>
        <w:spacing w:line="360" w:lineRule="auto"/>
        <w:jc w:val="both"/>
        <w:rPr>
          <w:rFonts w:eastAsia="Calibri"/>
          <w:color w:val="00000A"/>
          <w:sz w:val="24"/>
          <w:rPrChange w:id="50" w:author="Хамяк" w:date="2017-12-22T11:28:00Z">
            <w:rPr>
              <w:rFonts w:eastAsia="Calibri"/>
              <w:color w:val="00000A"/>
              <w:sz w:val="28"/>
              <w:szCs w:val="28"/>
            </w:rPr>
          </w:rPrChange>
        </w:rPr>
      </w:pPr>
      <w:r w:rsidRPr="00D65D47">
        <w:rPr>
          <w:rFonts w:eastAsia="Calibri"/>
          <w:color w:val="00000A"/>
          <w:sz w:val="24"/>
          <w:rPrChange w:id="51" w:author="Хамяк" w:date="2017-12-22T11:28:00Z">
            <w:rPr>
              <w:rFonts w:eastAsia="Calibri"/>
              <w:color w:val="00000A"/>
              <w:sz w:val="28"/>
              <w:szCs w:val="28"/>
            </w:rPr>
          </w:rPrChange>
        </w:rPr>
        <w:t xml:space="preserve">Anton V. </w:t>
      </w:r>
      <w:proofErr w:type="spellStart"/>
      <w:r w:rsidRPr="00D65D47">
        <w:rPr>
          <w:rFonts w:eastAsia="Calibri"/>
          <w:color w:val="00000A"/>
          <w:sz w:val="24"/>
          <w:rPrChange w:id="52" w:author="Хамяк" w:date="2017-12-22T11:28:00Z">
            <w:rPr>
              <w:rFonts w:eastAsia="Calibri"/>
              <w:color w:val="00000A"/>
              <w:sz w:val="28"/>
              <w:szCs w:val="28"/>
            </w:rPr>
          </w:rPrChange>
        </w:rPr>
        <w:t>Kolomeets</w:t>
      </w:r>
      <w:proofErr w:type="spellEnd"/>
      <w:r w:rsidRPr="00D65D47">
        <w:rPr>
          <w:rFonts w:eastAsia="Calibri"/>
          <w:color w:val="00000A"/>
          <w:sz w:val="24"/>
          <w:rPrChange w:id="53" w:author="Хамяк" w:date="2017-12-22T11:28:00Z">
            <w:rPr>
              <w:rFonts w:eastAsia="Calibri"/>
              <w:color w:val="00000A"/>
              <w:sz w:val="28"/>
              <w:szCs w:val="28"/>
            </w:rPr>
          </w:rPrChange>
        </w:rPr>
        <w:t xml:space="preserve">, Natalia V. </w:t>
      </w:r>
      <w:proofErr w:type="spellStart"/>
      <w:r w:rsidRPr="00D65D47">
        <w:rPr>
          <w:rFonts w:eastAsia="Calibri"/>
          <w:color w:val="00000A"/>
          <w:sz w:val="24"/>
          <w:rPrChange w:id="54" w:author="Хамяк" w:date="2017-12-22T11:28:00Z">
            <w:rPr>
              <w:rFonts w:eastAsia="Calibri"/>
              <w:color w:val="00000A"/>
              <w:sz w:val="28"/>
              <w:szCs w:val="28"/>
            </w:rPr>
          </w:rPrChange>
        </w:rPr>
        <w:t>Shabaldina</w:t>
      </w:r>
      <w:proofErr w:type="spellEnd"/>
      <w:r w:rsidRPr="00D65D47">
        <w:rPr>
          <w:rFonts w:eastAsia="Calibri"/>
          <w:color w:val="00000A"/>
          <w:sz w:val="24"/>
          <w:rPrChange w:id="55" w:author="Хамяк" w:date="2017-12-22T11:28:00Z">
            <w:rPr>
              <w:rFonts w:eastAsia="Calibri"/>
              <w:color w:val="00000A"/>
              <w:sz w:val="28"/>
              <w:szCs w:val="28"/>
            </w:rPr>
          </w:rPrChange>
        </w:rPr>
        <w:t xml:space="preserve">, Ekaterina V. </w:t>
      </w:r>
      <w:proofErr w:type="spellStart"/>
      <w:r w:rsidRPr="00D65D47">
        <w:rPr>
          <w:rFonts w:eastAsia="Calibri"/>
          <w:color w:val="00000A"/>
          <w:sz w:val="24"/>
          <w:rPrChange w:id="56" w:author="Хамяк" w:date="2017-12-22T11:28:00Z">
            <w:rPr>
              <w:rFonts w:eastAsia="Calibri"/>
              <w:color w:val="00000A"/>
              <w:sz w:val="28"/>
              <w:szCs w:val="28"/>
            </w:rPr>
          </w:rPrChange>
        </w:rPr>
        <w:t>Darusenkova</w:t>
      </w:r>
      <w:proofErr w:type="spellEnd"/>
      <w:r w:rsidRPr="00D65D47">
        <w:rPr>
          <w:rFonts w:eastAsia="Calibri"/>
          <w:color w:val="00000A"/>
          <w:sz w:val="24"/>
          <w:rPrChange w:id="57" w:author="Хамяк" w:date="2017-12-22T11:28:00Z">
            <w:rPr>
              <w:rFonts w:eastAsia="Calibri"/>
              <w:color w:val="00000A"/>
              <w:sz w:val="28"/>
              <w:szCs w:val="28"/>
            </w:rPr>
          </w:rPrChange>
        </w:rPr>
        <w:t>, Nina V. Yevtushenko, Using Models of Finite Transition Systems for Checking Web-service Security // 2017 18th International Conference of Young Specialists on Micro/Nanotechnologies and Electron Devices (EDM), 151-154.</w:t>
      </w:r>
    </w:p>
    <w:p w:rsidR="009960FC" w:rsidRPr="00D65D47" w:rsidRDefault="009960FC" w:rsidP="000773A8">
      <w:pPr>
        <w:pStyle w:val="references"/>
        <w:numPr>
          <w:ilvl w:val="0"/>
          <w:numId w:val="9"/>
        </w:numPr>
        <w:spacing w:line="360" w:lineRule="auto"/>
        <w:rPr>
          <w:rFonts w:eastAsia="Calibri" w:cs="Calibri"/>
          <w:noProof w:val="0"/>
          <w:color w:val="00000A"/>
          <w:sz w:val="24"/>
          <w:szCs w:val="24"/>
          <w:lang w:bidi="en-US"/>
          <w:rPrChange w:id="58" w:author="Хамяк" w:date="2017-12-22T11:28:00Z">
            <w:rPr>
              <w:rFonts w:eastAsia="Calibri" w:cs="Calibri"/>
              <w:noProof w:val="0"/>
              <w:color w:val="00000A"/>
              <w:sz w:val="28"/>
              <w:szCs w:val="28"/>
              <w:lang w:bidi="en-US"/>
            </w:rPr>
          </w:rPrChange>
        </w:rPr>
      </w:pPr>
      <w:proofErr w:type="spellStart"/>
      <w:r w:rsidRPr="00D65D47">
        <w:rPr>
          <w:rFonts w:eastAsia="Calibri" w:cs="Calibri"/>
          <w:noProof w:val="0"/>
          <w:color w:val="00000A"/>
          <w:sz w:val="24"/>
          <w:szCs w:val="24"/>
          <w:lang w:val="ru-RU" w:bidi="en-US"/>
          <w:rPrChange w:id="59" w:author="Хамяк" w:date="2017-12-22T11:28:00Z">
            <w:rPr>
              <w:rFonts w:eastAsia="Calibri" w:cs="Calibri"/>
              <w:noProof w:val="0"/>
              <w:color w:val="00000A"/>
              <w:sz w:val="28"/>
              <w:szCs w:val="28"/>
              <w:lang w:val="ru-RU" w:bidi="en-US"/>
            </w:rPr>
          </w:rPrChange>
        </w:rPr>
        <w:t>Прата</w:t>
      </w:r>
      <w:proofErr w:type="spellEnd"/>
      <w:r w:rsidRPr="00D65D47">
        <w:rPr>
          <w:rFonts w:eastAsia="Calibri" w:cs="Calibri"/>
          <w:noProof w:val="0"/>
          <w:color w:val="00000A"/>
          <w:sz w:val="24"/>
          <w:szCs w:val="24"/>
          <w:lang w:val="ru-RU" w:bidi="en-US"/>
          <w:rPrChange w:id="60" w:author="Хамяк" w:date="2017-12-22T11:28:00Z">
            <w:rPr>
              <w:rFonts w:eastAsia="Calibri" w:cs="Calibri"/>
              <w:noProof w:val="0"/>
              <w:color w:val="00000A"/>
              <w:sz w:val="28"/>
              <w:szCs w:val="28"/>
              <w:lang w:val="ru-RU" w:bidi="en-US"/>
            </w:rPr>
          </w:rPrChange>
        </w:rPr>
        <w:t>,</w:t>
      </w:r>
      <w:r w:rsidRPr="00D65D47">
        <w:rPr>
          <w:rFonts w:eastAsia="Calibri" w:cs="Calibri"/>
          <w:noProof w:val="0"/>
          <w:color w:val="00000A"/>
          <w:sz w:val="24"/>
          <w:szCs w:val="24"/>
          <w:lang w:bidi="en-US"/>
          <w:rPrChange w:id="61" w:author="Хамяк" w:date="2017-12-22T11:28:00Z">
            <w:rPr>
              <w:rFonts w:eastAsia="Calibri" w:cs="Calibri"/>
              <w:noProof w:val="0"/>
              <w:color w:val="00000A"/>
              <w:sz w:val="28"/>
              <w:szCs w:val="28"/>
              <w:lang w:bidi="en-US"/>
            </w:rPr>
          </w:rPrChange>
        </w:rPr>
        <w:t> </w:t>
      </w:r>
      <w:r w:rsidRPr="00D65D47">
        <w:rPr>
          <w:rFonts w:eastAsia="Calibri" w:cs="Calibri"/>
          <w:noProof w:val="0"/>
          <w:color w:val="00000A"/>
          <w:sz w:val="24"/>
          <w:szCs w:val="24"/>
          <w:lang w:val="ru-RU" w:bidi="en-US"/>
          <w:rPrChange w:id="62" w:author="Хамяк" w:date="2017-12-22T11:28:00Z">
            <w:rPr>
              <w:rFonts w:eastAsia="Calibri" w:cs="Calibri"/>
              <w:noProof w:val="0"/>
              <w:color w:val="00000A"/>
              <w:sz w:val="28"/>
              <w:szCs w:val="28"/>
              <w:lang w:val="ru-RU" w:bidi="en-US"/>
            </w:rPr>
          </w:rPrChange>
        </w:rPr>
        <w:t>Стивен,</w:t>
      </w:r>
      <w:r w:rsidRPr="00D65D47">
        <w:rPr>
          <w:rFonts w:eastAsia="Calibri" w:cs="Calibri"/>
          <w:noProof w:val="0"/>
          <w:color w:val="00000A"/>
          <w:sz w:val="24"/>
          <w:szCs w:val="24"/>
          <w:lang w:bidi="en-US"/>
          <w:rPrChange w:id="63" w:author="Хамяк" w:date="2017-12-22T11:28:00Z">
            <w:rPr>
              <w:rFonts w:eastAsia="Calibri" w:cs="Calibri"/>
              <w:noProof w:val="0"/>
              <w:color w:val="00000A"/>
              <w:sz w:val="28"/>
              <w:szCs w:val="28"/>
              <w:lang w:bidi="en-US"/>
            </w:rPr>
          </w:rPrChange>
        </w:rPr>
        <w:t> </w:t>
      </w:r>
      <w:r w:rsidRPr="00D65D47">
        <w:rPr>
          <w:rFonts w:eastAsia="Calibri" w:cs="Calibri"/>
          <w:noProof w:val="0"/>
          <w:color w:val="00000A"/>
          <w:sz w:val="24"/>
          <w:szCs w:val="24"/>
          <w:lang w:val="ru-RU" w:bidi="en-US"/>
          <w:rPrChange w:id="64" w:author="Хамяк" w:date="2017-12-22T11:28:00Z">
            <w:rPr>
              <w:rFonts w:eastAsia="Calibri" w:cs="Calibri"/>
              <w:noProof w:val="0"/>
              <w:color w:val="00000A"/>
              <w:sz w:val="28"/>
              <w:szCs w:val="28"/>
              <w:lang w:val="ru-RU" w:bidi="en-US"/>
            </w:rPr>
          </w:rPrChange>
        </w:rPr>
        <w:t xml:space="preserve">Язык программирования С++. Лекции и упражнения, 5-е изд. </w:t>
      </w:r>
      <w:proofErr w:type="spellStart"/>
      <w:r w:rsidRPr="00D65D47">
        <w:rPr>
          <w:rFonts w:eastAsia="Calibri" w:cs="Calibri"/>
          <w:noProof w:val="0"/>
          <w:color w:val="00000A"/>
          <w:sz w:val="24"/>
          <w:szCs w:val="24"/>
          <w:lang w:bidi="en-US"/>
          <w:rPrChange w:id="65" w:author="Хамяк" w:date="2017-12-22T11:28:00Z">
            <w:rPr>
              <w:rFonts w:eastAsia="Calibri" w:cs="Calibri"/>
              <w:noProof w:val="0"/>
              <w:color w:val="00000A"/>
              <w:sz w:val="28"/>
              <w:szCs w:val="28"/>
              <w:lang w:bidi="en-US"/>
            </w:rPr>
          </w:rPrChange>
        </w:rPr>
        <w:t>Пер</w:t>
      </w:r>
      <w:proofErr w:type="spellEnd"/>
      <w:r w:rsidRPr="00D65D47">
        <w:rPr>
          <w:rFonts w:eastAsia="Calibri" w:cs="Calibri"/>
          <w:noProof w:val="0"/>
          <w:color w:val="00000A"/>
          <w:sz w:val="24"/>
          <w:szCs w:val="24"/>
          <w:lang w:bidi="en-US"/>
          <w:rPrChange w:id="66" w:author="Хамяк" w:date="2017-12-22T11:28:00Z">
            <w:rPr>
              <w:rFonts w:eastAsia="Calibri" w:cs="Calibri"/>
              <w:noProof w:val="0"/>
              <w:color w:val="00000A"/>
              <w:sz w:val="28"/>
              <w:szCs w:val="28"/>
              <w:lang w:bidi="en-US"/>
            </w:rPr>
          </w:rPrChange>
        </w:rPr>
        <w:t>. с англ. М.</w:t>
      </w:r>
      <w:proofErr w:type="gramStart"/>
      <w:r w:rsidRPr="00D65D47">
        <w:rPr>
          <w:rFonts w:eastAsia="Calibri" w:cs="Calibri"/>
          <w:noProof w:val="0"/>
          <w:color w:val="00000A"/>
          <w:sz w:val="24"/>
          <w:szCs w:val="24"/>
          <w:lang w:bidi="en-US"/>
          <w:rPrChange w:id="67" w:author="Хамяк" w:date="2017-12-22T11:28:00Z">
            <w:rPr>
              <w:rFonts w:eastAsia="Calibri" w:cs="Calibri"/>
              <w:noProof w:val="0"/>
              <w:color w:val="00000A"/>
              <w:sz w:val="28"/>
              <w:szCs w:val="28"/>
              <w:lang w:bidi="en-US"/>
            </w:rPr>
          </w:rPrChange>
        </w:rPr>
        <w:t xml:space="preserve"> :</w:t>
      </w:r>
      <w:proofErr w:type="gramEnd"/>
      <w:r w:rsidRPr="00D65D47">
        <w:rPr>
          <w:rFonts w:eastAsia="Calibri" w:cs="Calibri"/>
          <w:noProof w:val="0"/>
          <w:color w:val="00000A"/>
          <w:sz w:val="24"/>
          <w:szCs w:val="24"/>
          <w:lang w:bidi="en-US"/>
          <w:rPrChange w:id="68" w:author="Хамяк" w:date="2017-12-22T11:28:00Z">
            <w:rPr>
              <w:rFonts w:eastAsia="Calibri" w:cs="Calibri"/>
              <w:noProof w:val="0"/>
              <w:color w:val="00000A"/>
              <w:sz w:val="28"/>
              <w:szCs w:val="28"/>
              <w:lang w:bidi="en-US"/>
            </w:rPr>
          </w:rPrChange>
        </w:rPr>
        <w:t xml:space="preserve"> 000 "И.Д. Вильяме", 2007. - 1 184 с.</w:t>
      </w:r>
    </w:p>
    <w:p w:rsidR="009B55E1" w:rsidRPr="009960FC" w:rsidRDefault="009B55E1" w:rsidP="009B55E1">
      <w:pPr>
        <w:spacing w:after="200" w:line="276" w:lineRule="auto"/>
      </w:pPr>
      <w:r w:rsidRPr="009960FC">
        <w:br w:type="page"/>
      </w:r>
    </w:p>
    <w:p w:rsidR="00B22C98" w:rsidRPr="001B17BD" w:rsidRDefault="005162AC" w:rsidP="005162AC">
      <w:pPr>
        <w:pStyle w:val="1"/>
        <w:rPr>
          <w:rFonts w:cs="Times New Roman"/>
          <w:bCs/>
          <w:szCs w:val="26"/>
          <w:lang w:val="ru-RU"/>
        </w:rPr>
      </w:pPr>
      <w:bookmarkStart w:id="69" w:name="_Toc501664723"/>
      <w:r>
        <w:rPr>
          <w:lang w:val="ru-RU"/>
        </w:rPr>
        <w:lastRenderedPageBreak/>
        <w:t>Приложение</w:t>
      </w:r>
      <w:proofErr w:type="gramStart"/>
      <w:r w:rsidRPr="001B17BD">
        <w:rPr>
          <w:lang w:val="ru-RU"/>
        </w:rPr>
        <w:t xml:space="preserve"> </w:t>
      </w:r>
      <w:r>
        <w:rPr>
          <w:lang w:val="ru-RU"/>
        </w:rPr>
        <w:t>А</w:t>
      </w:r>
      <w:bookmarkEnd w:id="69"/>
      <w:proofErr w:type="gramEnd"/>
    </w:p>
    <w:p w:rsidR="00B260F9" w:rsidRPr="001B17BD" w:rsidRDefault="00B260F9" w:rsidP="00B260F9">
      <w:pPr>
        <w:suppressAutoHyphens w:val="0"/>
        <w:autoSpaceDE w:val="0"/>
        <w:autoSpaceDN w:val="0"/>
        <w:adjustRightInd w:val="0"/>
        <w:rPr>
          <w:rFonts w:ascii="Courier New" w:eastAsia="MS Mincho" w:hAnsi="Courier New" w:cs="Courier New"/>
          <w:b/>
          <w:color w:val="000000" w:themeColor="text1"/>
          <w:sz w:val="20"/>
          <w:szCs w:val="16"/>
          <w:lang w:val="ru-RU" w:bidi="ar-SA"/>
        </w:rPr>
      </w:pPr>
      <w:r w:rsidRPr="001B17BD">
        <w:rPr>
          <w:rFonts w:ascii="Courier New" w:eastAsia="MS Mincho" w:hAnsi="Courier New" w:cs="Courier New"/>
          <w:b/>
          <w:color w:val="000000" w:themeColor="text1"/>
          <w:sz w:val="20"/>
          <w:szCs w:val="16"/>
          <w:lang w:val="ru-RU" w:bidi="ar-SA"/>
        </w:rPr>
        <w:t>//</w:t>
      </w:r>
      <w:r w:rsidRPr="00B260F9">
        <w:rPr>
          <w:rFonts w:ascii="Courier New" w:eastAsia="MS Mincho" w:hAnsi="Courier New" w:cs="Courier New"/>
          <w:b/>
          <w:color w:val="000000" w:themeColor="text1"/>
          <w:sz w:val="20"/>
          <w:szCs w:val="16"/>
          <w:lang w:bidi="ar-SA"/>
        </w:rPr>
        <w:t>Automaton</w:t>
      </w:r>
      <w:r w:rsidRPr="001B17BD">
        <w:rPr>
          <w:rFonts w:ascii="Courier New" w:eastAsia="MS Mincho" w:hAnsi="Courier New" w:cs="Courier New"/>
          <w:b/>
          <w:color w:val="000000" w:themeColor="text1"/>
          <w:sz w:val="20"/>
          <w:szCs w:val="16"/>
          <w:lang w:val="ru-RU" w:bidi="ar-SA"/>
        </w:rPr>
        <w:t>.</w:t>
      </w:r>
      <w:r w:rsidRPr="00B260F9">
        <w:rPr>
          <w:rFonts w:ascii="Courier New" w:eastAsia="MS Mincho" w:hAnsi="Courier New" w:cs="Courier New"/>
          <w:b/>
          <w:color w:val="000000" w:themeColor="text1"/>
          <w:sz w:val="20"/>
          <w:szCs w:val="16"/>
          <w:lang w:bidi="ar-SA"/>
        </w:rPr>
        <w:t>h</w:t>
      </w:r>
    </w:p>
    <w:p w:rsidR="00B260F9" w:rsidRPr="001B17BD"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roofErr w:type="spellStart"/>
      <w:proofErr w:type="gramStart"/>
      <w:r w:rsidRPr="00B260F9">
        <w:rPr>
          <w:rFonts w:ascii="Courier New" w:eastAsia="MS Mincho" w:hAnsi="Courier New" w:cs="Courier New"/>
          <w:color w:val="0000FF"/>
          <w:sz w:val="16"/>
          <w:szCs w:val="16"/>
          <w:lang w:bidi="ar-SA"/>
        </w:rPr>
        <w:t>struct</w:t>
      </w:r>
      <w:proofErr w:type="spellEnd"/>
      <w:proofErr w:type="gramEnd"/>
      <w:r w:rsidRPr="001B17BD">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2B91AF"/>
          <w:sz w:val="16"/>
          <w:szCs w:val="16"/>
          <w:lang w:bidi="ar-SA"/>
        </w:rPr>
        <w:t>Transition</w:t>
      </w:r>
    </w:p>
    <w:p w:rsidR="00B260F9" w:rsidRPr="001B17BD"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1B17BD">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1B17BD">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0000FF"/>
          <w:sz w:val="16"/>
          <w:szCs w:val="16"/>
          <w:lang w:bidi="ar-SA"/>
        </w:rPr>
        <w:t>bool</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class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public</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//constructors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transitions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//destructors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//methods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//operators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v</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//friends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bool</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возвращает</w:t>
      </w:r>
      <w:r w:rsidRPr="00B260F9">
        <w:rPr>
          <w:rFonts w:ascii="Courier New" w:eastAsia="MS Mincho" w:hAnsi="Courier New" w:cs="Courier New"/>
          <w:color w:val="008000"/>
          <w:sz w:val="16"/>
          <w:szCs w:val="16"/>
          <w:lang w:bidi="ar-SA"/>
        </w:rPr>
        <w:t xml:space="preserve"> 1, </w:t>
      </w:r>
      <w:r w:rsidRPr="00B260F9">
        <w:rPr>
          <w:rFonts w:ascii="Courier New" w:eastAsia="MS Mincho" w:hAnsi="Courier New" w:cs="Courier New"/>
          <w:color w:val="008000"/>
          <w:sz w:val="16"/>
          <w:szCs w:val="16"/>
          <w:lang w:val="ru-RU" w:bidi="ar-SA"/>
        </w:rPr>
        <w:t>если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//Automaton.cpp</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&lt;list&gt;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&lt;algorithm&gt;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fstream</w:t>
      </w:r>
      <w:proofErr w:type="spellEnd"/>
      <w:r w:rsidRPr="00B260F9">
        <w:rPr>
          <w:rFonts w:ascii="Courier New" w:eastAsia="MS Mincho" w:hAnsi="Courier New" w:cs="Courier New"/>
          <w:color w:val="A31515"/>
          <w:sz w:val="16"/>
          <w:szCs w:val="16"/>
          <w:lang w:bidi="ar-SA"/>
        </w:rPr>
        <w: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cstdlib</w:t>
      </w:r>
      <w:proofErr w:type="spellEnd"/>
      <w:r w:rsidRPr="00B260F9">
        <w:rPr>
          <w:rFonts w:ascii="Courier New" w:eastAsia="MS Mincho" w:hAnsi="Courier New" w:cs="Courier New"/>
          <w:color w:val="A31515"/>
          <w:sz w:val="16"/>
          <w:szCs w:val="16"/>
          <w:lang w:bidi="ar-SA"/>
        </w:rPr>
        <w:t>&gt;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//for </w:t>
      </w:r>
      <w:proofErr w:type="spellStart"/>
      <w:r w:rsidRPr="00B260F9">
        <w:rPr>
          <w:rFonts w:ascii="Courier New" w:eastAsia="MS Mincho" w:hAnsi="Courier New" w:cs="Courier New"/>
          <w:color w:val="008000"/>
          <w:sz w:val="16"/>
          <w:szCs w:val="16"/>
          <w:lang w:bidi="ar-SA"/>
        </w:rPr>
        <w:t>atoi</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spellStart"/>
      <w:r w:rsidRPr="00B260F9">
        <w:rPr>
          <w:rFonts w:ascii="Courier New" w:eastAsia="MS Mincho" w:hAnsi="Courier New" w:cs="Courier New"/>
          <w:color w:val="A31515"/>
          <w:sz w:val="16"/>
          <w:szCs w:val="16"/>
          <w:lang w:bidi="ar-SA"/>
        </w:rPr>
        <w:t>Automaton.h</w:t>
      </w:r>
      <w:proofErr w:type="spellEnd"/>
      <w:r w:rsidRPr="00B260F9">
        <w:rPr>
          <w:rFonts w:ascii="Courier New" w:eastAsia="MS Mincho" w:hAnsi="Courier New" w:cs="Courier New"/>
          <w:color w:val="A31515"/>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//Transition </w:t>
      </w:r>
      <w:r w:rsidRPr="00B260F9">
        <w:rPr>
          <w:rFonts w:ascii="Courier New" w:eastAsia="MS Mincho" w:hAnsi="Courier New" w:cs="Courier New"/>
          <w:color w:val="008000"/>
          <w:sz w:val="16"/>
          <w:szCs w:val="16"/>
          <w:lang w:val="ru-RU" w:bidi="ar-SA"/>
        </w:rPr>
        <w:t>начало</w:t>
      </w:r>
      <w:r w:rsidRPr="00B260F9">
        <w:rPr>
          <w:rFonts w:ascii="Courier New" w:eastAsia="MS Mincho" w:hAnsi="Courier New" w:cs="Courier New"/>
          <w:color w:val="008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Transition()</w:t>
      </w:r>
      <w:proofErr w:type="gram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0000FF"/>
          <w:sz w:val="16"/>
          <w:szCs w:val="16"/>
          <w:lang w:bidi="ar-SA"/>
        </w:rPr>
        <w:t>nullptr</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Деструктор</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Transition()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Transition</w:t>
      </w:r>
      <w:proofErr w:type="spellEnd"/>
      <w:r w:rsidRPr="00B260F9">
        <w:rPr>
          <w:rFonts w:ascii="Courier New" w:eastAsia="MS Mincho" w:hAnsi="Courier New" w:cs="Courier New"/>
          <w:color w:val="008000"/>
          <w:sz w:val="16"/>
          <w:szCs w:val="16"/>
          <w:lang w:val="ru-RU" w:bidi="ar-SA"/>
        </w:rPr>
        <w:t xml:space="preserve"> конец//</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Automaton</w:t>
      </w:r>
      <w:proofErr w:type="spellEnd"/>
      <w:r w:rsidRPr="00B260F9">
        <w:rPr>
          <w:rFonts w:ascii="Courier New" w:eastAsia="MS Mincho" w:hAnsi="Courier New" w:cs="Courier New"/>
          <w:color w:val="008000"/>
          <w:sz w:val="16"/>
          <w:szCs w:val="16"/>
          <w:lang w:val="ru-RU" w:bidi="ar-SA"/>
        </w:rPr>
        <w:t xml:space="preserve"> начало//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//конструктор по 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00"/>
          <w:sz w:val="16"/>
          <w:szCs w:val="16"/>
          <w:lang w:bidi="ar-SA"/>
        </w:rPr>
        <w:tab/>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nullptr</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выделение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памяти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под</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массив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j++</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proofErr w:type="spellStart"/>
      <w:r w:rsidRPr="00B260F9">
        <w:rPr>
          <w:rFonts w:ascii="Courier New" w:eastAsia="MS Mincho" w:hAnsi="Courier New" w:cs="Courier New"/>
          <w:color w:val="008000"/>
          <w:sz w:val="16"/>
          <w:szCs w:val="16"/>
          <w:lang w:val="ru-RU" w:bidi="ar-SA"/>
        </w:rPr>
        <w:t>декструктор</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//Automaton </w:t>
      </w:r>
      <w:r w:rsidRPr="00B260F9">
        <w:rPr>
          <w:rFonts w:ascii="Courier New" w:eastAsia="MS Mincho" w:hAnsi="Courier New" w:cs="Courier New"/>
          <w:color w:val="008000"/>
          <w:sz w:val="16"/>
          <w:szCs w:val="16"/>
          <w:lang w:val="ru-RU" w:bidi="ar-SA"/>
        </w:rPr>
        <w:t>операторы</w:t>
      </w:r>
      <w:r w:rsidRPr="00B260F9">
        <w:rPr>
          <w:rFonts w:ascii="Courier New" w:eastAsia="MS Mincho" w:hAnsi="Courier New" w:cs="Courier New"/>
          <w:color w:val="008000"/>
          <w:sz w:val="16"/>
          <w:szCs w:val="16"/>
          <w:lang w:bidi="ar-SA"/>
        </w:rPr>
        <w:t xml:space="preserve"> + </w:t>
      </w:r>
      <w:r w:rsidRPr="00B260F9">
        <w:rPr>
          <w:rFonts w:ascii="Courier New" w:eastAsia="MS Mincho" w:hAnsi="Courier New" w:cs="Courier New"/>
          <w:color w:val="008000"/>
          <w:sz w:val="16"/>
          <w:szCs w:val="16"/>
          <w:lang w:val="ru-RU" w:bidi="ar-SA"/>
        </w:rPr>
        <w:t>методы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присваивания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 &amp;</w:t>
      </w:r>
      <w:proofErr w:type="spellStart"/>
      <w:r w:rsidRPr="00B260F9">
        <w:rPr>
          <w:rFonts w:ascii="Courier New" w:eastAsia="MS Mincho" w:hAnsi="Courier New" w:cs="Courier New"/>
          <w:color w:val="808080"/>
          <w:sz w:val="16"/>
          <w:szCs w:val="16"/>
          <w:lang w:val="ru-RU" w:bidi="ar-SA"/>
        </w:rPr>
        <w:t>initAutom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//проверка присваивания самому себе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delete</w:t>
      </w:r>
      <w:proofErr w:type="spellEnd"/>
      <w:r w:rsidRPr="00B260F9">
        <w:rPr>
          <w:rFonts w:ascii="Courier New" w:eastAsia="MS Mincho" w:hAnsi="Courier New" w:cs="Courier New"/>
          <w:color w:val="0000FF"/>
          <w:sz w:val="16"/>
          <w:szCs w:val="16"/>
          <w:lang w:val="ru-RU" w:bidi="ar-SA"/>
        </w:rPr>
        <w:t>[]</w:t>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//уничтожаем то, что было раньше, чтобы заменить</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j++</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правое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частное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spellStart"/>
      <w:proofErr w:type="gram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2B91AF"/>
          <w:sz w:val="16"/>
          <w:szCs w:val="16"/>
          <w:lang w:val="ru-RU" w:bidi="ar-SA"/>
        </w:rPr>
        <w:t>Automaton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//правое частное == левому полуавтомату с другим набором финальных 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i = 0; i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i++)   </w:t>
      </w:r>
      <w:r w:rsidRPr="00B260F9">
        <w:rPr>
          <w:rFonts w:ascii="Courier New" w:eastAsia="MS Mincho" w:hAnsi="Courier New" w:cs="Courier New"/>
          <w:color w:val="008000"/>
          <w:sz w:val="16"/>
          <w:szCs w:val="16"/>
          <w:lang w:val="ru-RU" w:bidi="ar-SA"/>
        </w:rPr>
        <w:t xml:space="preserve">//делаем все состояния </w:t>
      </w:r>
      <w:proofErr w:type="spellStart"/>
      <w:r w:rsidRPr="00B260F9">
        <w:rPr>
          <w:rFonts w:ascii="Courier New" w:eastAsia="MS Mincho" w:hAnsi="Courier New" w:cs="Courier New"/>
          <w:color w:val="008000"/>
          <w:sz w:val="16"/>
          <w:szCs w:val="16"/>
          <w:lang w:val="ru-RU" w:bidi="ar-SA"/>
        </w:rPr>
        <w:t>НЕфинальными</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i = 0; i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i++)   </w:t>
      </w:r>
      <w:r w:rsidRPr="00B260F9">
        <w:rPr>
          <w:rFonts w:ascii="Courier New" w:eastAsia="MS Mincho" w:hAnsi="Courier New" w:cs="Courier New"/>
          <w:color w:val="008000"/>
          <w:sz w:val="16"/>
          <w:szCs w:val="16"/>
          <w:lang w:val="ru-RU" w:bidi="ar-SA"/>
        </w:rPr>
        <w:t>//делаем каждое состояние первого полуавтомата начальным и пересекаем со вторым, если пересечение не пусто - это состояние в правом частном будет финальным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proofErr w:type="gram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//Друзья//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//проверка пустоты пересечения (используется в правом частном)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bool</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//1 -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языков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r w:rsidRPr="00B260F9">
        <w:rPr>
          <w:rFonts w:ascii="Courier New" w:eastAsia="MS Mincho" w:hAnsi="Courier New" w:cs="Courier New"/>
          <w:color w:val="008000"/>
          <w:sz w:val="16"/>
          <w:szCs w:val="16"/>
          <w:lang w:bidi="ar-SA"/>
        </w:rPr>
        <w:t xml:space="preserve">, 0 -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struct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//вспомогательная структура для проверки пустоты пересечения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//пара состояний, где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 состояние из левого полуавтомата,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 из правого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bool</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//1 - если оба финальные, иначе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0000FF"/>
          <w:sz w:val="16"/>
          <w:szCs w:val="16"/>
          <w:lang w:bidi="ar-SA"/>
        </w:rPr>
        <w:t>bool</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operator==</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перегрузка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-&gt;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&amp;&amp; (</w:t>
      </w:r>
      <w:proofErr w:type="spellStart"/>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else</w:t>
      </w:r>
      <w:proofErr w:type="gram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2B91AF"/>
          <w:sz w:val="16"/>
          <w:szCs w:val="16"/>
          <w:lang w:bidi="ar-SA"/>
        </w:rPr>
        <w:t>searchStruct</w:t>
      </w:r>
      <w:proofErr w:type="spellEnd"/>
      <w:proofErr w:type="gramEnd"/>
      <w:r w:rsidRPr="00CC1E33">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CC1E33">
        <w:rPr>
          <w:rFonts w:ascii="Courier New" w:eastAsia="MS Mincho" w:hAnsi="Courier New" w:cs="Courier New"/>
          <w:color w:val="000000"/>
          <w:sz w:val="16"/>
          <w:szCs w:val="16"/>
          <w:lang w:val="ru-RU" w:bidi="ar-SA"/>
        </w:rPr>
        <w:t xml:space="preserve">;   </w:t>
      </w:r>
      <w:r w:rsidRPr="00CC1E33">
        <w:rPr>
          <w:rFonts w:ascii="Courier New" w:eastAsia="MS Mincho" w:hAnsi="Courier New" w:cs="Courier New"/>
          <w:color w:val="008000"/>
          <w:sz w:val="16"/>
          <w:szCs w:val="16"/>
          <w:lang w:val="ru-RU" w:bidi="ar-SA"/>
        </w:rPr>
        <w:t>//</w:t>
      </w:r>
      <w:r w:rsidRPr="00B260F9">
        <w:rPr>
          <w:rFonts w:ascii="Courier New" w:eastAsia="MS Mincho" w:hAnsi="Courier New" w:cs="Courier New"/>
          <w:color w:val="008000"/>
          <w:sz w:val="16"/>
          <w:szCs w:val="16"/>
          <w:lang w:val="ru-RU" w:bidi="ar-SA"/>
        </w:rPr>
        <w:t>промежуток</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который</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будет</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заталкиваться</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в</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bidi="ar-SA"/>
        </w:rPr>
        <w:t>list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CC1E33">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std</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2B91AF"/>
          <w:sz w:val="16"/>
          <w:szCs w:val="16"/>
          <w:lang w:val="ru-RU" w:bidi="ar-SA"/>
        </w:rPr>
        <w:t>list</w:t>
      </w:r>
      <w:proofErr w:type="spellEnd"/>
      <w:r w:rsidRPr="00B260F9">
        <w:rPr>
          <w:rFonts w:ascii="Courier New" w:eastAsia="MS Mincho" w:hAnsi="Courier New" w:cs="Courier New"/>
          <w:color w:val="000000"/>
          <w:sz w:val="16"/>
          <w:szCs w:val="16"/>
          <w:lang w:val="ru-RU" w:bidi="ar-SA"/>
        </w:rPr>
        <w:t>&lt;</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 xml:space="preserve">&gt; </w:t>
      </w:r>
      <w:proofErr w:type="spellStart"/>
      <w:r w:rsidRPr="00B260F9">
        <w:rPr>
          <w:rFonts w:ascii="Courier New" w:eastAsia="MS Mincho" w:hAnsi="Courier New" w:cs="Courier New"/>
          <w:color w:val="000000"/>
          <w:sz w:val="16"/>
          <w:szCs w:val="16"/>
          <w:lang w:val="ru-RU" w:bidi="ar-SA"/>
        </w:rPr>
        <w:t>searchList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//список для поиска финальных состояний правого частного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leftInitState</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//начальное состояние левого полуавтомата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0;   </w:t>
      </w:r>
      <w:r w:rsidRPr="00B260F9">
        <w:rPr>
          <w:rFonts w:ascii="Courier New" w:eastAsia="MS Mincho" w:hAnsi="Courier New" w:cs="Courier New"/>
          <w:color w:val="008000"/>
          <w:sz w:val="16"/>
          <w:szCs w:val="16"/>
          <w:lang w:val="ru-RU" w:bidi="ar-SA"/>
        </w:rPr>
        <w:t>//во втором полуавтомате начальное состояние всегда нулевое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tmpSearchElement.fin</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[0].</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searchList.push_back</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tmpSearchElement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//Добавляем в конец списка и начинаем строить 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lastRenderedPageBreak/>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2B91AF"/>
          <w:sz w:val="16"/>
          <w:szCs w:val="16"/>
          <w:lang w:bidi="ar-SA"/>
        </w:rPr>
        <w:t>list</w:t>
      </w:r>
      <w:r w:rsidRPr="00B260F9">
        <w:rPr>
          <w:rFonts w:ascii="Courier New" w:eastAsia="MS Mincho" w:hAnsi="Courier New" w:cs="Courier New"/>
          <w:color w:val="000000"/>
          <w:sz w:val="16"/>
          <w:szCs w:val="16"/>
          <w:lang w:bidi="ar-SA"/>
        </w:rPr>
        <w:t>&lt;</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&gt;::</w:t>
      </w:r>
      <w:r w:rsidRPr="00B260F9">
        <w:rPr>
          <w:rFonts w:ascii="Courier New" w:eastAsia="MS Mincho" w:hAnsi="Courier New" w:cs="Courier New"/>
          <w:color w:val="2B91AF"/>
          <w:sz w:val="16"/>
          <w:szCs w:val="16"/>
          <w:lang w:bidi="ar-SA"/>
        </w:rPr>
        <w:t>iterator</w:t>
      </w:r>
      <w:r w:rsidRPr="00B260F9">
        <w:rPr>
          <w:rFonts w:ascii="Courier New" w:eastAsia="MS Mincho" w:hAnsi="Courier New" w:cs="Courier New"/>
          <w:color w:val="000000"/>
          <w:sz w:val="16"/>
          <w:szCs w:val="16"/>
          <w:lang w:bidi="ar-SA"/>
        </w:rPr>
        <w:t xml:space="preserve"> It = </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It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It</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j = 0; j &lt;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.numOfActions_m</w:t>
      </w:r>
      <w:proofErr w:type="spellEnd"/>
      <w:r w:rsidRPr="00B260F9">
        <w:rPr>
          <w:rFonts w:ascii="Courier New" w:eastAsia="MS Mincho" w:hAnsi="Courier New" w:cs="Courier New"/>
          <w:color w:val="000000"/>
          <w:sz w:val="16"/>
          <w:szCs w:val="16"/>
          <w:lang w:val="ru-RU" w:bidi="ar-SA"/>
        </w:rPr>
        <w:t xml:space="preserve">; j++)   </w:t>
      </w:r>
      <w:r w:rsidRPr="00B260F9">
        <w:rPr>
          <w:rFonts w:ascii="Courier New" w:eastAsia="MS Mincho" w:hAnsi="Courier New" w:cs="Courier New"/>
          <w:color w:val="008000"/>
          <w:sz w:val="16"/>
          <w:szCs w:val="16"/>
          <w:lang w:val="ru-RU" w:bidi="ar-SA"/>
        </w:rPr>
        <w:t>//строим пересечение, пока не найдем финальное (можем и не найти)</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 xml:space="preserve">[j];   </w:t>
      </w:r>
      <w:r w:rsidRPr="00B260F9">
        <w:rPr>
          <w:rFonts w:ascii="Courier New" w:eastAsia="MS Mincho" w:hAnsi="Courier New" w:cs="Courier New"/>
          <w:color w:val="008000"/>
          <w:sz w:val="16"/>
          <w:szCs w:val="16"/>
          <w:lang w:val="ru-RU" w:bidi="ar-SA"/>
        </w:rPr>
        <w:t xml:space="preserve">//состояние, в которое мы переходим в первом полуавтомате из состояния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rightAutom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 xml:space="preserve">[j];   </w:t>
      </w:r>
      <w:r w:rsidRPr="00B260F9">
        <w:rPr>
          <w:rFonts w:ascii="Courier New" w:eastAsia="MS Mincho" w:hAnsi="Courier New" w:cs="Courier New"/>
          <w:color w:val="008000"/>
          <w:sz w:val="16"/>
          <w:szCs w:val="16"/>
          <w:lang w:val="ru-RU" w:bidi="ar-SA"/>
        </w:rPr>
        <w:t xml:space="preserve">//состояние, в которое мы переходим во втором полуавтомате из состояния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tmpSearchElement.fin</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tmpSearchElement.stateFromLeft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tmpSearchElement.stateFromRight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proofErr w:type="spellStart"/>
      <w:r w:rsidRPr="00B260F9">
        <w:rPr>
          <w:rFonts w:ascii="Courier New" w:eastAsia="MS Mincho" w:hAnsi="Courier New" w:cs="Courier New"/>
          <w:color w:val="008000"/>
          <w:sz w:val="16"/>
          <w:szCs w:val="16"/>
          <w:lang w:val="ru-RU" w:bidi="ar-SA"/>
        </w:rPr>
        <w:t>финальности</w:t>
      </w:r>
      <w:proofErr w:type="spellEnd"/>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новой</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tmpSearchElement.fin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//если оба состояния финальные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::find(</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&lt;-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searchList.push_</w:t>
      </w:r>
      <w:proofErr w:type="gramStart"/>
      <w:r w:rsidRPr="00B260F9">
        <w:rPr>
          <w:rFonts w:ascii="Courier New" w:eastAsia="MS Mincho" w:hAnsi="Courier New" w:cs="Courier New"/>
          <w:color w:val="000000"/>
          <w:sz w:val="16"/>
          <w:szCs w:val="16"/>
          <w:lang w:bidi="ar-SA"/>
        </w:rPr>
        <w:t>back</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CC1E33">
        <w:rPr>
          <w:rFonts w:ascii="Courier New" w:eastAsia="MS Mincho" w:hAnsi="Courier New" w:cs="Courier New"/>
          <w:color w:val="000000"/>
          <w:sz w:val="16"/>
          <w:szCs w:val="16"/>
          <w:lang w:val="ru-RU" w:bidi="ar-SA"/>
        </w:rPr>
        <w:t xml:space="preserve"> 0;   </w:t>
      </w:r>
      <w:r w:rsidRPr="00CC1E33">
        <w:rPr>
          <w:rFonts w:ascii="Courier New" w:eastAsia="MS Mincho" w:hAnsi="Courier New" w:cs="Courier New"/>
          <w:color w:val="008000"/>
          <w:sz w:val="16"/>
          <w:szCs w:val="16"/>
          <w:lang w:val="ru-RU" w:bidi="ar-SA"/>
        </w:rPr>
        <w:t>//</w:t>
      </w:r>
      <w:r w:rsidRPr="00B260F9">
        <w:rPr>
          <w:rFonts w:ascii="Courier New" w:eastAsia="MS Mincho" w:hAnsi="Courier New" w:cs="Courier New"/>
          <w:color w:val="008000"/>
          <w:sz w:val="16"/>
          <w:szCs w:val="16"/>
          <w:lang w:val="ru-RU" w:bidi="ar-SA"/>
        </w:rPr>
        <w:t>не</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было</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пары</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финальных</w:t>
      </w:r>
      <w:r w:rsidRPr="00CC1E33">
        <w:rPr>
          <w:rFonts w:ascii="Courier New" w:eastAsia="MS Mincho" w:hAnsi="Courier New" w:cs="Courier New"/>
          <w:color w:val="008000"/>
          <w:sz w:val="16"/>
          <w:szCs w:val="16"/>
          <w:lang w:val="ru-RU" w:bidi="ar-SA"/>
        </w:rPr>
        <w:t xml:space="preserve"> </w:t>
      </w:r>
      <w:r w:rsidRPr="00B260F9">
        <w:rPr>
          <w:rFonts w:ascii="Courier New" w:eastAsia="MS Mincho" w:hAnsi="Courier New" w:cs="Courier New"/>
          <w:color w:val="008000"/>
          <w:sz w:val="16"/>
          <w:szCs w:val="16"/>
          <w:lang w:val="ru-RU" w:bidi="ar-SA"/>
        </w:rPr>
        <w:t>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экран</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00"/>
          <w:sz w:val="16"/>
          <w:szCs w:val="16"/>
          <w:lang w:bidi="ar-SA"/>
        </w:rPr>
        <w:t>std</w:t>
      </w:r>
      <w:proofErr w:type="spellEnd"/>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j++</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файл</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00"/>
          <w:sz w:val="16"/>
          <w:szCs w:val="16"/>
          <w:lang w:bidi="ar-SA"/>
        </w:rPr>
        <w:t>std</w:t>
      </w:r>
      <w:proofErr w:type="spellEnd"/>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const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4"</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S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a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"n0 0"</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полностью</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определенные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полуавтоматы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p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808080"/>
          <w:sz w:val="16"/>
          <w:szCs w:val="16"/>
          <w:lang w:val="ru-RU" w:bidi="ar-SA"/>
        </w:rPr>
        <w:t>ofs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//оператор потокового ввода из файла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00"/>
          <w:sz w:val="16"/>
          <w:szCs w:val="16"/>
          <w:lang w:bidi="ar-SA"/>
        </w:rPr>
        <w:t>std</w:t>
      </w:r>
      <w:proofErr w:type="spellEnd"/>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"Can't open the file"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state = 0, action = 0,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0;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промежуточные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переменные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заполнения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char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вспомогальеная</w:t>
      </w:r>
      <w:proofErr w:type="spellEnd"/>
      <w:r w:rsidRPr="00B260F9">
        <w:rPr>
          <w:rFonts w:ascii="Courier New" w:eastAsia="MS Mincho" w:hAnsi="Courier New" w:cs="Courier New"/>
          <w:color w:val="008000"/>
          <w:sz w:val="16"/>
          <w:szCs w:val="16"/>
          <w:lang w:val="ru-RU" w:bidi="ar-SA"/>
        </w:rPr>
        <w:t xml:space="preserve"> переменная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//кушает F</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//4 - </w:t>
      </w:r>
      <w:r w:rsidRPr="00B260F9">
        <w:rPr>
          <w:rFonts w:ascii="Courier New" w:eastAsia="MS Mincho" w:hAnsi="Courier New" w:cs="Courier New"/>
          <w:color w:val="008000"/>
          <w:sz w:val="16"/>
          <w:szCs w:val="16"/>
          <w:lang w:val="ru-RU" w:bidi="ar-SA"/>
        </w:rPr>
        <w:t>полуавтомат</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4)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формата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"I can work only with automata"</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std</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a</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4;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пропускаем</w:t>
      </w:r>
      <w:r w:rsidRPr="00B260F9">
        <w:rPr>
          <w:rFonts w:ascii="Courier New" w:eastAsia="MS Mincho" w:hAnsi="Courier New" w:cs="Courier New"/>
          <w:color w:val="008000"/>
          <w:sz w:val="16"/>
          <w:szCs w:val="16"/>
          <w:lang w:bidi="ar-SA"/>
        </w:rPr>
        <w:t xml:space="preserve"> "n0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while</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proofErr w:type="gramStart"/>
      <w:r w:rsidRPr="00B260F9">
        <w:rPr>
          <w:rFonts w:ascii="Courier New" w:eastAsia="MS Mincho" w:hAnsi="Courier New" w:cs="Courier New"/>
          <w:color w:val="000000"/>
          <w:sz w:val="16"/>
          <w:szCs w:val="16"/>
          <w:lang w:val="ru-RU" w:bidi="ar-SA"/>
        </w:rPr>
        <w:t xml:space="preserve"> !</w:t>
      </w:r>
      <w:proofErr w:type="gram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A31515"/>
          <w:sz w:val="16"/>
          <w:szCs w:val="16"/>
          <w:lang w:val="ru-RU" w:bidi="ar-SA"/>
        </w:rPr>
        <w:t>'p'</w:t>
      </w:r>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//пока не дойдем до строки с числом 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state</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00"/>
          <w:sz w:val="16"/>
          <w:szCs w:val="16"/>
          <w:lang w:val="ru-RU" w:bidi="ar-SA"/>
        </w:rPr>
        <w:t>atoi</w:t>
      </w:r>
      <w:proofErr w:type="spellEnd"/>
      <w:r w:rsidRPr="00B260F9">
        <w:rPr>
          <w:rFonts w:ascii="Courier New" w:eastAsia="MS Mincho" w:hAnsi="Courier New" w:cs="Courier New"/>
          <w:color w:val="000000"/>
          <w:sz w:val="16"/>
          <w:szCs w:val="16"/>
          <w:lang w:val="ru-RU" w:bidi="ar-SA"/>
        </w:rPr>
        <w:t>(&amp;</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//считываем как </w:t>
      </w:r>
      <w:proofErr w:type="spellStart"/>
      <w:r w:rsidRPr="00B260F9">
        <w:rPr>
          <w:rFonts w:ascii="Courier New" w:eastAsia="MS Mincho" w:hAnsi="Courier New" w:cs="Courier New"/>
          <w:color w:val="008000"/>
          <w:sz w:val="16"/>
          <w:szCs w:val="16"/>
          <w:lang w:val="ru-RU" w:bidi="ar-SA"/>
        </w:rPr>
        <w:t>char</w:t>
      </w:r>
      <w:proofErr w:type="spellEnd"/>
      <w:r w:rsidRPr="00B260F9">
        <w:rPr>
          <w:rFonts w:ascii="Courier New" w:eastAsia="MS Mincho" w:hAnsi="Courier New" w:cs="Courier New"/>
          <w:color w:val="008000"/>
          <w:sz w:val="16"/>
          <w:szCs w:val="16"/>
          <w:lang w:val="ru-RU" w:bidi="ar-SA"/>
        </w:rPr>
        <w:t xml:space="preserve"> и преобразуем в </w:t>
      </w:r>
      <w:proofErr w:type="spellStart"/>
      <w:r w:rsidRPr="00B260F9">
        <w:rPr>
          <w:rFonts w:ascii="Courier New" w:eastAsia="MS Mincho" w:hAnsi="Courier New" w:cs="Courier New"/>
          <w:color w:val="008000"/>
          <w:sz w:val="16"/>
          <w:szCs w:val="16"/>
          <w:lang w:val="ru-RU" w:bidi="ar-SA"/>
        </w:rPr>
        <w:t>int</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помечаем</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финальные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состояния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numOfTransitions+1;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state;</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action;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[action] =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CC1E33">
        <w:rPr>
          <w:rFonts w:ascii="Courier New" w:eastAsia="MS Mincho" w:hAnsi="Courier New" w:cs="Courier New"/>
          <w:color w:val="000000"/>
          <w:sz w:val="16"/>
          <w:szCs w:val="16"/>
          <w:lang w:bidi="ar-SA"/>
        </w:rPr>
        <w:t>}</w:t>
      </w:r>
    </w:p>
    <w:p w:rsidR="00B260F9" w:rsidRPr="00CC1E33"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ab/>
      </w:r>
      <w:proofErr w:type="gramStart"/>
      <w:r w:rsidRPr="00CC1E33">
        <w:rPr>
          <w:rFonts w:ascii="Courier New" w:eastAsia="MS Mincho" w:hAnsi="Courier New" w:cs="Courier New"/>
          <w:color w:val="0000FF"/>
          <w:sz w:val="16"/>
          <w:szCs w:val="16"/>
          <w:lang w:bidi="ar-SA"/>
        </w:rPr>
        <w:t>return</w:t>
      </w:r>
      <w:proofErr w:type="gramEnd"/>
      <w:r w:rsidRPr="00CC1E33">
        <w:rPr>
          <w:rFonts w:ascii="Courier New" w:eastAsia="MS Mincho" w:hAnsi="Courier New" w:cs="Courier New"/>
          <w:color w:val="000000"/>
          <w:sz w:val="16"/>
          <w:szCs w:val="16"/>
          <w:lang w:bidi="ar-SA"/>
        </w:rPr>
        <w:t xml:space="preserve"> </w:t>
      </w:r>
      <w:r w:rsidRPr="00CC1E33">
        <w:rPr>
          <w:rFonts w:ascii="Courier New" w:eastAsia="MS Mincho" w:hAnsi="Courier New" w:cs="Courier New"/>
          <w:color w:val="808080"/>
          <w:sz w:val="16"/>
          <w:szCs w:val="16"/>
          <w:lang w:bidi="ar-SA"/>
        </w:rPr>
        <w:t>ifs</w:t>
      </w: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CC1E33">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//main.cpp</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&lt;</w:t>
      </w:r>
      <w:proofErr w:type="spellStart"/>
      <w:r w:rsidRPr="006857EC">
        <w:rPr>
          <w:rFonts w:ascii="Courier New" w:eastAsia="MS Mincho" w:hAnsi="Courier New" w:cs="Courier New"/>
          <w:color w:val="A31515"/>
          <w:sz w:val="16"/>
          <w:szCs w:val="19"/>
          <w:lang w:bidi="ar-SA"/>
        </w:rPr>
        <w:t>iostream</w:t>
      </w:r>
      <w:proofErr w:type="spellEnd"/>
      <w:r w:rsidRPr="006857EC">
        <w:rPr>
          <w:rFonts w:ascii="Courier New" w:eastAsia="MS Mincho" w:hAnsi="Courier New" w:cs="Courier New"/>
          <w:color w:val="A31515"/>
          <w:sz w:val="16"/>
          <w:szCs w:val="19"/>
          <w:lang w:bidi="ar-SA"/>
        </w:rPr>
        <w:t>&gt;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&lt;</w:t>
      </w:r>
      <w:proofErr w:type="spellStart"/>
      <w:r w:rsidRPr="006857EC">
        <w:rPr>
          <w:rFonts w:ascii="Courier New" w:eastAsia="MS Mincho" w:hAnsi="Courier New" w:cs="Courier New"/>
          <w:color w:val="A31515"/>
          <w:sz w:val="16"/>
          <w:szCs w:val="19"/>
          <w:lang w:bidi="ar-SA"/>
        </w:rPr>
        <w:t>fstream</w:t>
      </w:r>
      <w:proofErr w:type="spellEnd"/>
      <w:r w:rsidRPr="006857EC">
        <w:rPr>
          <w:rFonts w:ascii="Courier New" w:eastAsia="MS Mincho" w:hAnsi="Courier New" w:cs="Courier New"/>
          <w:color w:val="A31515"/>
          <w:sz w:val="16"/>
          <w:szCs w:val="19"/>
          <w:lang w:bidi="ar-SA"/>
        </w:rPr>
        <w:t>&gt;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808080"/>
          <w:sz w:val="16"/>
          <w:szCs w:val="19"/>
          <w:lang w:bidi="ar-SA"/>
        </w:rPr>
        <w:t>#include</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w:t>
      </w:r>
      <w:proofErr w:type="spellStart"/>
      <w:r w:rsidRPr="006857EC">
        <w:rPr>
          <w:rFonts w:ascii="Courier New" w:eastAsia="MS Mincho" w:hAnsi="Courier New" w:cs="Courier New"/>
          <w:color w:val="A31515"/>
          <w:sz w:val="16"/>
          <w:szCs w:val="19"/>
          <w:lang w:bidi="ar-SA"/>
        </w:rPr>
        <w:t>Automaton.h</w:t>
      </w:r>
      <w:proofErr w:type="spellEnd"/>
      <w:r w:rsidRPr="006857EC">
        <w:rPr>
          <w:rFonts w:ascii="Courier New" w:eastAsia="MS Mincho" w:hAnsi="Courier New" w:cs="Courier New"/>
          <w:color w:val="A31515"/>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roofErr w:type="spellStart"/>
      <w:proofErr w:type="gramStart"/>
      <w:r w:rsidRPr="006857EC">
        <w:rPr>
          <w:rFonts w:ascii="Courier New" w:eastAsia="MS Mincho" w:hAnsi="Courier New" w:cs="Courier New"/>
          <w:color w:val="0000FF"/>
          <w:sz w:val="16"/>
          <w:szCs w:val="19"/>
          <w:lang w:bidi="ar-SA"/>
        </w:rPr>
        <w:t>int</w:t>
      </w:r>
      <w:proofErr w:type="spellEnd"/>
      <w:proofErr w:type="gramEnd"/>
      <w:r w:rsidRPr="006857EC">
        <w:rPr>
          <w:rFonts w:ascii="Courier New" w:eastAsia="MS Mincho" w:hAnsi="Courier New" w:cs="Courier New"/>
          <w:color w:val="000000"/>
          <w:sz w:val="16"/>
          <w:szCs w:val="19"/>
          <w:lang w:bidi="ar-SA"/>
        </w:rPr>
        <w:t xml:space="preserve"> main(</w:t>
      </w:r>
      <w:proofErr w:type="spellStart"/>
      <w:r w:rsidRPr="006857EC">
        <w:rPr>
          <w:rFonts w:ascii="Courier New" w:eastAsia="MS Mincho" w:hAnsi="Courier New" w:cs="Courier New"/>
          <w:color w:val="0000FF"/>
          <w:sz w:val="16"/>
          <w:szCs w:val="19"/>
          <w:lang w:bidi="ar-SA"/>
        </w:rPr>
        <w:t>int</w:t>
      </w:r>
      <w:proofErr w:type="spell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argc</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00FF"/>
          <w:sz w:val="16"/>
          <w:szCs w:val="19"/>
          <w:lang w:bidi="ar-SA"/>
        </w:rPr>
        <w:t>char</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tab/>
      </w:r>
      <w:proofErr w:type="spellStart"/>
      <w:r w:rsidRPr="006857EC">
        <w:rPr>
          <w:rFonts w:ascii="Courier New" w:eastAsia="MS Mincho" w:hAnsi="Courier New" w:cs="Courier New"/>
          <w:color w:val="0000FF"/>
          <w:sz w:val="16"/>
          <w:szCs w:val="19"/>
          <w:lang w:val="ru-RU" w:bidi="ar-SA"/>
        </w:rPr>
        <w:t>if</w:t>
      </w:r>
      <w:proofErr w:type="spellEnd"/>
      <w:r w:rsidRPr="006857EC">
        <w:rPr>
          <w:rFonts w:ascii="Courier New" w:eastAsia="MS Mincho" w:hAnsi="Courier New" w:cs="Courier New"/>
          <w:color w:val="000000"/>
          <w:sz w:val="16"/>
          <w:szCs w:val="19"/>
          <w:lang w:val="ru-RU" w:bidi="ar-SA"/>
        </w:rPr>
        <w:t xml:space="preserve"> (</w:t>
      </w:r>
      <w:proofErr w:type="spellStart"/>
      <w:r w:rsidRPr="006857EC">
        <w:rPr>
          <w:rFonts w:ascii="Courier New" w:eastAsia="MS Mincho" w:hAnsi="Courier New" w:cs="Courier New"/>
          <w:color w:val="808080"/>
          <w:sz w:val="16"/>
          <w:szCs w:val="19"/>
          <w:lang w:val="ru-RU" w:bidi="ar-SA"/>
        </w:rPr>
        <w:t>argc</w:t>
      </w:r>
      <w:proofErr w:type="spellEnd"/>
      <w:r w:rsidRPr="006857EC">
        <w:rPr>
          <w:rFonts w:ascii="Courier New" w:eastAsia="MS Mincho" w:hAnsi="Courier New" w:cs="Courier New"/>
          <w:color w:val="000000"/>
          <w:sz w:val="16"/>
          <w:szCs w:val="19"/>
          <w:lang w:val="ru-RU" w:bidi="ar-SA"/>
        </w:rPr>
        <w:t xml:space="preserve"> &gt; 3)</w:t>
      </w:r>
      <w:r w:rsidRPr="006857EC">
        <w:rPr>
          <w:rFonts w:ascii="Courier New" w:eastAsia="MS Mincho" w:hAnsi="Courier New" w:cs="Courier New"/>
          <w:color w:val="008000"/>
          <w:sz w:val="16"/>
          <w:szCs w:val="19"/>
          <w:lang w:val="ru-RU" w:bidi="ar-SA"/>
        </w:rPr>
        <w:t xml:space="preserve">// если передаем аргументы, то </w:t>
      </w:r>
      <w:proofErr w:type="spellStart"/>
      <w:r w:rsidRPr="006857EC">
        <w:rPr>
          <w:rFonts w:ascii="Courier New" w:eastAsia="MS Mincho" w:hAnsi="Courier New" w:cs="Courier New"/>
          <w:color w:val="008000"/>
          <w:sz w:val="16"/>
          <w:szCs w:val="19"/>
          <w:lang w:val="ru-RU" w:bidi="ar-SA"/>
        </w:rPr>
        <w:t>argc</w:t>
      </w:r>
      <w:proofErr w:type="spellEnd"/>
      <w:r w:rsidRPr="006857EC">
        <w:rPr>
          <w:rFonts w:ascii="Courier New" w:eastAsia="MS Mincho" w:hAnsi="Courier New" w:cs="Courier New"/>
          <w:color w:val="008000"/>
          <w:sz w:val="16"/>
          <w:szCs w:val="19"/>
          <w:lang w:val="ru-RU" w:bidi="ar-SA"/>
        </w:rPr>
        <w:t xml:space="preserve"> будет больше 1(в зависимости от кол-ва аргументов)</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val="ru-RU" w:bidi="ar-SA"/>
        </w:rPr>
        <w:tab/>
      </w:r>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000000"/>
          <w:sz w:val="16"/>
          <w:szCs w:val="19"/>
          <w:lang w:bidi="ar-SA"/>
        </w:rPr>
        <w:tab/>
      </w:r>
      <w:proofErr w:type="spell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000000"/>
          <w:sz w:val="16"/>
          <w:szCs w:val="19"/>
          <w:lang w:bidi="ar-SA"/>
        </w:rPr>
        <w:t>cerr</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"Too much arguments, start with 2 automata"</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000000"/>
          <w:sz w:val="16"/>
          <w:szCs w:val="19"/>
          <w:lang w:bidi="ar-SA"/>
        </w:rPr>
        <w:t>endl</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FF"/>
          <w:sz w:val="16"/>
          <w:szCs w:val="19"/>
          <w:lang w:bidi="ar-SA"/>
        </w:rPr>
        <w:t>else</w:t>
      </w:r>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00FF"/>
          <w:sz w:val="16"/>
          <w:szCs w:val="19"/>
          <w:lang w:bidi="ar-SA"/>
        </w:rPr>
        <w:t>if</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808080"/>
          <w:sz w:val="16"/>
          <w:szCs w:val="19"/>
          <w:lang w:bidi="ar-SA"/>
        </w:rPr>
        <w:t>argc</w:t>
      </w:r>
      <w:proofErr w:type="spellEnd"/>
      <w:r w:rsidRPr="006857EC">
        <w:rPr>
          <w:rFonts w:ascii="Courier New" w:eastAsia="MS Mincho" w:hAnsi="Courier New" w:cs="Courier New"/>
          <w:color w:val="000000"/>
          <w:sz w:val="16"/>
          <w:szCs w:val="19"/>
          <w:lang w:bidi="ar-SA"/>
        </w:rPr>
        <w:t xml:space="preserve"> == 1)</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000000"/>
          <w:sz w:val="16"/>
          <w:szCs w:val="19"/>
          <w:lang w:bidi="ar-SA"/>
        </w:rPr>
        <w:tab/>
      </w:r>
      <w:proofErr w:type="spell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000000"/>
          <w:sz w:val="16"/>
          <w:szCs w:val="19"/>
          <w:lang w:bidi="ar-SA"/>
        </w:rPr>
        <w:t>cerr</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A31515"/>
          <w:sz w:val="16"/>
          <w:szCs w:val="19"/>
          <w:lang w:bidi="ar-SA"/>
        </w:rPr>
        <w:t>"Start with two files in .</w:t>
      </w:r>
      <w:proofErr w:type="spellStart"/>
      <w:r w:rsidRPr="006857EC">
        <w:rPr>
          <w:rFonts w:ascii="Courier New" w:eastAsia="MS Mincho" w:hAnsi="Courier New" w:cs="Courier New"/>
          <w:color w:val="A31515"/>
          <w:sz w:val="16"/>
          <w:szCs w:val="19"/>
          <w:lang w:bidi="ar-SA"/>
        </w:rPr>
        <w:t>fsm</w:t>
      </w:r>
      <w:proofErr w:type="spellEnd"/>
      <w:r w:rsidRPr="006857EC">
        <w:rPr>
          <w:rFonts w:ascii="Courier New" w:eastAsia="MS Mincho" w:hAnsi="Courier New" w:cs="Courier New"/>
          <w:color w:val="A31515"/>
          <w:sz w:val="16"/>
          <w:szCs w:val="19"/>
          <w:lang w:bidi="ar-SA"/>
        </w:rPr>
        <w:t xml:space="preserve"> format, first is the left automaton and the second is the right automaton"</w:t>
      </w:r>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000000"/>
          <w:sz w:val="16"/>
          <w:szCs w:val="19"/>
          <w:lang w:bidi="ar-SA"/>
        </w:rPr>
        <w:t>endl</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2B91AF"/>
          <w:sz w:val="16"/>
          <w:szCs w:val="19"/>
          <w:lang w:bidi="ar-SA"/>
        </w:rPr>
        <w:t>ifstream</w:t>
      </w:r>
      <w:proofErr w:type="spellEnd"/>
      <w:proofErr w:type="gram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w:t>
      </w:r>
      <w:proofErr w:type="spell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00"/>
          <w:sz w:val="16"/>
          <w:szCs w:val="19"/>
          <w:lang w:bidi="ar-SA"/>
        </w:rPr>
        <w:t>//</w:t>
      </w:r>
      <w:r w:rsidRPr="006857EC">
        <w:rPr>
          <w:rFonts w:ascii="Courier New" w:eastAsia="MS Mincho" w:hAnsi="Courier New" w:cs="Courier New"/>
          <w:color w:val="008000"/>
          <w:sz w:val="16"/>
          <w:szCs w:val="19"/>
          <w:lang w:val="ru-RU" w:bidi="ar-SA"/>
        </w:rPr>
        <w:t>Открываем</w:t>
      </w:r>
      <w:r w:rsidRPr="006857EC">
        <w:rPr>
          <w:rFonts w:ascii="Courier New" w:eastAsia="MS Mincho" w:hAnsi="Courier New" w:cs="Courier New"/>
          <w:color w:val="008000"/>
          <w:sz w:val="16"/>
          <w:szCs w:val="19"/>
          <w:lang w:bidi="ar-SA"/>
        </w:rPr>
        <w:t xml:space="preserve"> </w:t>
      </w:r>
      <w:r w:rsidRPr="006857EC">
        <w:rPr>
          <w:rFonts w:ascii="Courier New" w:eastAsia="MS Mincho" w:hAnsi="Courier New" w:cs="Courier New"/>
          <w:color w:val="008000"/>
          <w:sz w:val="16"/>
          <w:szCs w:val="19"/>
          <w:lang w:val="ru-RU" w:bidi="ar-SA"/>
        </w:rPr>
        <w:t>файл</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2B91AF"/>
          <w:sz w:val="16"/>
          <w:szCs w:val="19"/>
          <w:lang w:bidi="ar-SA"/>
        </w:rPr>
        <w:t>ifstream</w:t>
      </w:r>
      <w:proofErr w:type="spellEnd"/>
      <w:proofErr w:type="gramEnd"/>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std</w:t>
      </w:r>
      <w:proofErr w:type="spellEnd"/>
      <w:r w:rsidRPr="006857EC">
        <w:rPr>
          <w:rFonts w:ascii="Courier New" w:eastAsia="MS Mincho" w:hAnsi="Courier New" w:cs="Courier New"/>
          <w:color w:val="000000"/>
          <w:sz w:val="16"/>
          <w:szCs w:val="19"/>
          <w:lang w:bidi="ar-SA"/>
        </w:rPr>
        <w:t>::</w:t>
      </w:r>
      <w:proofErr w:type="spellStart"/>
      <w:r w:rsidRPr="006857EC">
        <w:rPr>
          <w:rFonts w:ascii="Courier New" w:eastAsia="MS Mincho" w:hAnsi="Courier New" w:cs="Courier New"/>
          <w:color w:val="2B91AF"/>
          <w:sz w:val="16"/>
          <w:szCs w:val="19"/>
          <w:lang w:bidi="ar-SA"/>
        </w:rPr>
        <w:t>ofstream</w:t>
      </w:r>
      <w:proofErr w:type="spellEnd"/>
      <w:proofErr w:type="gramEnd"/>
      <w:r w:rsidRPr="006857EC">
        <w:rPr>
          <w:rFonts w:ascii="Courier New" w:eastAsia="MS Mincho" w:hAnsi="Courier New" w:cs="Courier New"/>
          <w:color w:val="000000"/>
          <w:sz w:val="16"/>
          <w:szCs w:val="19"/>
          <w:lang w:bidi="ar-SA"/>
        </w:rPr>
        <w:t xml:space="preserve"> result;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leftAutom.open</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[1]);</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rightAutom.open</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808080"/>
          <w:sz w:val="16"/>
          <w:szCs w:val="19"/>
          <w:lang w:bidi="ar-SA"/>
        </w:rPr>
        <w:t>argv</w:t>
      </w:r>
      <w:proofErr w:type="spellEnd"/>
      <w:r w:rsidRPr="006857EC">
        <w:rPr>
          <w:rFonts w:ascii="Courier New" w:eastAsia="MS Mincho" w:hAnsi="Courier New" w:cs="Courier New"/>
          <w:color w:val="000000"/>
          <w:sz w:val="16"/>
          <w:szCs w:val="19"/>
          <w:lang w:bidi="ar-SA"/>
        </w:rPr>
        <w:t>[2]);</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result.open</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A31515"/>
          <w:sz w:val="16"/>
          <w:szCs w:val="19"/>
          <w:lang w:bidi="ar-SA"/>
        </w:rPr>
        <w:t>"rightQuotient.txt"</w:t>
      </w:r>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w:t>
      </w:r>
      <w:proofErr w:type="spellEnd"/>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&gt;&gt;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leftAutomaton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w:t>
      </w:r>
      <w:proofErr w:type="spellEnd"/>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&gt;&gt;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r w:rsidRPr="006857EC">
        <w:rPr>
          <w:rFonts w:ascii="Courier New" w:eastAsia="MS Mincho" w:hAnsi="Courier New" w:cs="Courier New"/>
          <w:color w:val="2B91AF"/>
          <w:sz w:val="16"/>
          <w:szCs w:val="19"/>
          <w:lang w:bidi="ar-SA"/>
        </w:rPr>
        <w:t>Automaton</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rightQuotient</w:t>
      </w:r>
      <w:proofErr w:type="spellEnd"/>
      <w:r w:rsidRPr="006857EC">
        <w:rPr>
          <w:rFonts w:ascii="Courier New" w:eastAsia="MS Mincho" w:hAnsi="Courier New" w:cs="Courier New"/>
          <w:color w:val="000000"/>
          <w:sz w:val="16"/>
          <w:szCs w:val="19"/>
          <w:lang w:bidi="ar-SA"/>
        </w:rPr>
        <w:t xml:space="preserve"> = </w:t>
      </w:r>
      <w:proofErr w:type="spellStart"/>
      <w:proofErr w:type="gramStart"/>
      <w:r w:rsidRPr="006857EC">
        <w:rPr>
          <w:rFonts w:ascii="Courier New" w:eastAsia="MS Mincho" w:hAnsi="Courier New" w:cs="Courier New"/>
          <w:color w:val="000000"/>
          <w:sz w:val="16"/>
          <w:szCs w:val="19"/>
          <w:lang w:bidi="ar-SA"/>
        </w:rPr>
        <w:t>leftAutomaton.rightQuotient</w:t>
      </w:r>
      <w:proofErr w:type="spellEnd"/>
      <w:r w:rsidRPr="006857EC">
        <w:rPr>
          <w:rFonts w:ascii="Courier New" w:eastAsia="MS Mincho" w:hAnsi="Courier New" w:cs="Courier New"/>
          <w:color w:val="000000"/>
          <w:sz w:val="16"/>
          <w:szCs w:val="19"/>
          <w:lang w:bidi="ar-SA"/>
        </w:rPr>
        <w:t>(</w:t>
      </w:r>
      <w:proofErr w:type="spellStart"/>
      <w:proofErr w:type="gramEnd"/>
      <w:r w:rsidRPr="006857EC">
        <w:rPr>
          <w:rFonts w:ascii="Courier New" w:eastAsia="MS Mincho" w:hAnsi="Courier New" w:cs="Courier New"/>
          <w:color w:val="000000"/>
          <w:sz w:val="16"/>
          <w:szCs w:val="19"/>
          <w:lang w:bidi="ar-SA"/>
        </w:rPr>
        <w:t>rightAutomaton</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gramStart"/>
      <w:r w:rsidRPr="006857EC">
        <w:rPr>
          <w:rFonts w:ascii="Courier New" w:eastAsia="MS Mincho" w:hAnsi="Courier New" w:cs="Courier New"/>
          <w:color w:val="000000"/>
          <w:sz w:val="16"/>
          <w:szCs w:val="19"/>
          <w:lang w:bidi="ar-SA"/>
        </w:rPr>
        <w:t>result</w:t>
      </w:r>
      <w:proofErr w:type="gramEnd"/>
      <w:r w:rsidRPr="006857EC">
        <w:rPr>
          <w:rFonts w:ascii="Courier New" w:eastAsia="MS Mincho" w:hAnsi="Courier New" w:cs="Courier New"/>
          <w:color w:val="000000"/>
          <w:sz w:val="16"/>
          <w:szCs w:val="19"/>
          <w:lang w:bidi="ar-SA"/>
        </w:rPr>
        <w:t xml:space="preserve"> </w:t>
      </w:r>
      <w:r w:rsidRPr="006857EC">
        <w:rPr>
          <w:rFonts w:ascii="Courier New" w:eastAsia="MS Mincho" w:hAnsi="Courier New" w:cs="Courier New"/>
          <w:color w:val="008080"/>
          <w:sz w:val="16"/>
          <w:szCs w:val="19"/>
          <w:lang w:bidi="ar-SA"/>
        </w:rPr>
        <w:t>&lt;&lt;</w:t>
      </w:r>
      <w:r w:rsidRPr="006857EC">
        <w:rPr>
          <w:rFonts w:ascii="Courier New" w:eastAsia="MS Mincho" w:hAnsi="Courier New" w:cs="Courier New"/>
          <w:color w:val="000000"/>
          <w:sz w:val="16"/>
          <w:szCs w:val="19"/>
          <w:lang w:bidi="ar-SA"/>
        </w:rPr>
        <w:t xml:space="preserve"> </w:t>
      </w:r>
      <w:proofErr w:type="spellStart"/>
      <w:r w:rsidRPr="006857EC">
        <w:rPr>
          <w:rFonts w:ascii="Courier New" w:eastAsia="MS Mincho" w:hAnsi="Courier New" w:cs="Courier New"/>
          <w:color w:val="000000"/>
          <w:sz w:val="16"/>
          <w:szCs w:val="19"/>
          <w:lang w:bidi="ar-SA"/>
        </w:rPr>
        <w:t>rightQuotient</w:t>
      </w:r>
      <w:proofErr w:type="spell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leftAutom.close</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bidi="ar-SA"/>
        </w:rPr>
      </w:pPr>
      <w:r w:rsidRPr="006857EC">
        <w:rPr>
          <w:rFonts w:ascii="Courier New" w:eastAsia="MS Mincho" w:hAnsi="Courier New" w:cs="Courier New"/>
          <w:color w:val="000000"/>
          <w:sz w:val="16"/>
          <w:szCs w:val="19"/>
          <w:lang w:bidi="ar-SA"/>
        </w:rPr>
        <w:tab/>
      </w:r>
      <w:proofErr w:type="spellStart"/>
      <w:proofErr w:type="gramStart"/>
      <w:r w:rsidRPr="006857EC">
        <w:rPr>
          <w:rFonts w:ascii="Courier New" w:eastAsia="MS Mincho" w:hAnsi="Courier New" w:cs="Courier New"/>
          <w:color w:val="000000"/>
          <w:sz w:val="16"/>
          <w:szCs w:val="19"/>
          <w:lang w:bidi="ar-SA"/>
        </w:rPr>
        <w:t>rightAutom.close</w:t>
      </w:r>
      <w:proofErr w:type="spellEnd"/>
      <w:r w:rsidRPr="006857EC">
        <w:rPr>
          <w:rFonts w:ascii="Courier New" w:eastAsia="MS Mincho" w:hAnsi="Courier New" w:cs="Courier New"/>
          <w:color w:val="000000"/>
          <w:sz w:val="16"/>
          <w:szCs w:val="19"/>
          <w:lang w:bidi="ar-SA"/>
        </w:rPr>
        <w:t>(</w:t>
      </w:r>
      <w:proofErr w:type="gramEnd"/>
      <w:r w:rsidRPr="006857EC">
        <w:rPr>
          <w:rFonts w:ascii="Courier New" w:eastAsia="MS Mincho" w:hAnsi="Courier New" w:cs="Courier New"/>
          <w:color w:val="000000"/>
          <w:sz w:val="16"/>
          <w:szCs w:val="19"/>
          <w:lang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bidi="ar-SA"/>
        </w:rPr>
        <w:tab/>
      </w:r>
      <w:proofErr w:type="spellStart"/>
      <w:r w:rsidRPr="006857EC">
        <w:rPr>
          <w:rFonts w:ascii="Courier New" w:eastAsia="MS Mincho" w:hAnsi="Courier New" w:cs="Courier New"/>
          <w:color w:val="000000"/>
          <w:sz w:val="16"/>
          <w:szCs w:val="19"/>
          <w:lang w:val="ru-RU" w:bidi="ar-SA"/>
        </w:rPr>
        <w:t>result.close</w:t>
      </w:r>
      <w:proofErr w:type="spellEnd"/>
      <w:r w:rsidRPr="006857EC">
        <w:rPr>
          <w:rFonts w:ascii="Courier New" w:eastAsia="MS Mincho" w:hAnsi="Courier New" w:cs="Courier New"/>
          <w:color w:val="000000"/>
          <w:sz w:val="16"/>
          <w:szCs w:val="19"/>
          <w:lang w:val="ru-RU" w:bidi="ar-SA"/>
        </w:rPr>
        <w:t>();</w:t>
      </w: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p>
    <w:p w:rsidR="006857EC" w:rsidRPr="006857EC" w:rsidRDefault="006857EC" w:rsidP="006857EC">
      <w:pPr>
        <w:suppressAutoHyphens w:val="0"/>
        <w:autoSpaceDE w:val="0"/>
        <w:autoSpaceDN w:val="0"/>
        <w:adjustRightInd w:val="0"/>
        <w:rPr>
          <w:rFonts w:ascii="Courier New" w:eastAsia="MS Mincho" w:hAnsi="Courier New" w:cs="Courier New"/>
          <w:color w:val="000000"/>
          <w:sz w:val="16"/>
          <w:szCs w:val="19"/>
          <w:lang w:val="ru-RU" w:bidi="ar-SA"/>
        </w:rPr>
      </w:pPr>
      <w:r w:rsidRPr="006857EC">
        <w:rPr>
          <w:rFonts w:ascii="Courier New" w:eastAsia="MS Mincho" w:hAnsi="Courier New" w:cs="Courier New"/>
          <w:color w:val="000000"/>
          <w:sz w:val="16"/>
          <w:szCs w:val="19"/>
          <w:lang w:val="ru-RU" w:bidi="ar-SA"/>
        </w:rPr>
        <w:lastRenderedPageBreak/>
        <w:tab/>
      </w:r>
      <w:proofErr w:type="spellStart"/>
      <w:r w:rsidRPr="006857EC">
        <w:rPr>
          <w:rFonts w:ascii="Courier New" w:eastAsia="MS Mincho" w:hAnsi="Courier New" w:cs="Courier New"/>
          <w:color w:val="000000"/>
          <w:sz w:val="16"/>
          <w:szCs w:val="19"/>
          <w:lang w:val="ru-RU" w:bidi="ar-SA"/>
        </w:rPr>
        <w:t>system</w:t>
      </w:r>
      <w:proofErr w:type="spellEnd"/>
      <w:r w:rsidRPr="006857EC">
        <w:rPr>
          <w:rFonts w:ascii="Courier New" w:eastAsia="MS Mincho" w:hAnsi="Courier New" w:cs="Courier New"/>
          <w:color w:val="000000"/>
          <w:sz w:val="16"/>
          <w:szCs w:val="19"/>
          <w:lang w:val="ru-RU" w:bidi="ar-SA"/>
        </w:rPr>
        <w:t>(</w:t>
      </w:r>
      <w:r w:rsidRPr="006857EC">
        <w:rPr>
          <w:rFonts w:ascii="Courier New" w:eastAsia="MS Mincho" w:hAnsi="Courier New" w:cs="Courier New"/>
          <w:color w:val="A31515"/>
          <w:sz w:val="16"/>
          <w:szCs w:val="19"/>
          <w:lang w:val="ru-RU" w:bidi="ar-SA"/>
        </w:rPr>
        <w:t>"</w:t>
      </w:r>
      <w:proofErr w:type="spellStart"/>
      <w:r w:rsidRPr="006857EC">
        <w:rPr>
          <w:rFonts w:ascii="Courier New" w:eastAsia="MS Mincho" w:hAnsi="Courier New" w:cs="Courier New"/>
          <w:color w:val="A31515"/>
          <w:sz w:val="16"/>
          <w:szCs w:val="19"/>
          <w:lang w:val="ru-RU" w:bidi="ar-SA"/>
        </w:rPr>
        <w:t>pause</w:t>
      </w:r>
      <w:proofErr w:type="spellEnd"/>
      <w:r w:rsidRPr="006857EC">
        <w:rPr>
          <w:rFonts w:ascii="Courier New" w:eastAsia="MS Mincho" w:hAnsi="Courier New" w:cs="Courier New"/>
          <w:color w:val="A31515"/>
          <w:sz w:val="16"/>
          <w:szCs w:val="19"/>
          <w:lang w:val="ru-RU" w:bidi="ar-SA"/>
        </w:rPr>
        <w:t>"</w:t>
      </w:r>
      <w:r w:rsidRPr="006857EC">
        <w:rPr>
          <w:rFonts w:ascii="Courier New" w:eastAsia="MS Mincho" w:hAnsi="Courier New" w:cs="Courier New"/>
          <w:color w:val="000000"/>
          <w:sz w:val="16"/>
          <w:szCs w:val="19"/>
          <w:lang w:val="ru-RU" w:bidi="ar-SA"/>
        </w:rPr>
        <w:t>);</w:t>
      </w:r>
    </w:p>
    <w:p w:rsidR="00B260F9" w:rsidRPr="006857EC" w:rsidRDefault="006857EC" w:rsidP="006857EC">
      <w:pPr>
        <w:suppressAutoHyphens w:val="0"/>
        <w:autoSpaceDE w:val="0"/>
        <w:autoSpaceDN w:val="0"/>
        <w:adjustRightInd w:val="0"/>
        <w:rPr>
          <w:rFonts w:ascii="Courier New" w:hAnsi="Courier New" w:cs="Courier New"/>
          <w:bCs/>
          <w:sz w:val="12"/>
          <w:szCs w:val="16"/>
        </w:rPr>
      </w:pPr>
      <w:r w:rsidRPr="006857EC">
        <w:rPr>
          <w:rFonts w:ascii="Courier New" w:eastAsia="MS Mincho" w:hAnsi="Courier New" w:cs="Courier New"/>
          <w:color w:val="000000"/>
          <w:sz w:val="16"/>
          <w:szCs w:val="19"/>
          <w:lang w:val="ru-RU" w:bidi="ar-SA"/>
        </w:rPr>
        <w:t>}</w:t>
      </w:r>
    </w:p>
    <w:sectPr w:rsidR="00B260F9" w:rsidRPr="006857EC" w:rsidSect="005162AC">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FD3" w:rsidRDefault="00432FD3" w:rsidP="005162AC">
      <w:r>
        <w:separator/>
      </w:r>
    </w:p>
  </w:endnote>
  <w:endnote w:type="continuationSeparator" w:id="0">
    <w:p w:rsidR="00432FD3" w:rsidRDefault="00432FD3" w:rsidP="00516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Gadugi">
    <w:altName w:val="MS Mincho"/>
    <w:charset w:val="00"/>
    <w:family w:val="swiss"/>
    <w:pitch w:val="variable"/>
    <w:sig w:usb0="80000003" w:usb1="02000000" w:usb2="00003000" w:usb3="00000000" w:csb0="00000001" w:csb1="00000000"/>
  </w:font>
  <w:font w:name="Courier New">
    <w:panose1 w:val="02070309020205020404"/>
    <w:charset w:val="CC"/>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91794"/>
      <w:docPartObj>
        <w:docPartGallery w:val="Page Numbers (Bottom of Page)"/>
        <w:docPartUnique/>
      </w:docPartObj>
    </w:sdtPr>
    <w:sdtContent>
      <w:p w:rsidR="0037124C" w:rsidRDefault="0037124C">
        <w:pPr>
          <w:pStyle w:val="ab"/>
          <w:jc w:val="center"/>
        </w:pPr>
        <w:r>
          <w:fldChar w:fldCharType="begin"/>
        </w:r>
        <w:r>
          <w:instrText>PAGE   \* MERGEFORMAT</w:instrText>
        </w:r>
        <w:r>
          <w:fldChar w:fldCharType="separate"/>
        </w:r>
        <w:r w:rsidR="00B323F9" w:rsidRPr="00B323F9">
          <w:rPr>
            <w:noProof/>
            <w:lang w:val="ru-RU"/>
          </w:rPr>
          <w:t>12</w:t>
        </w:r>
        <w:r>
          <w:rPr>
            <w:noProof/>
            <w:lang w:val="ru-RU"/>
          </w:rPr>
          <w:fldChar w:fldCharType="end"/>
        </w:r>
      </w:p>
    </w:sdtContent>
  </w:sdt>
  <w:p w:rsidR="0037124C" w:rsidRDefault="0037124C">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FD3" w:rsidRDefault="00432FD3" w:rsidP="005162AC">
      <w:r>
        <w:separator/>
      </w:r>
    </w:p>
  </w:footnote>
  <w:footnote w:type="continuationSeparator" w:id="0">
    <w:p w:rsidR="00432FD3" w:rsidRDefault="00432FD3" w:rsidP="005162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91A5C"/>
    <w:multiLevelType w:val="hybridMultilevel"/>
    <w:tmpl w:val="A7B8B5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7280238"/>
    <w:multiLevelType w:val="singleLevel"/>
    <w:tmpl w:val="FF260A92"/>
    <w:lvl w:ilvl="0">
      <w:start w:val="1"/>
      <w:numFmt w:val="decimal"/>
      <w:lvlText w:val="%1."/>
      <w:lvlJc w:val="right"/>
      <w:pPr>
        <w:tabs>
          <w:tab w:val="num" w:pos="227"/>
        </w:tabs>
        <w:ind w:left="227" w:hanging="85"/>
      </w:pPr>
      <w:rPr>
        <w:i w:val="0"/>
      </w:rPr>
    </w:lvl>
  </w:abstractNum>
  <w:abstractNum w:abstractNumId="2">
    <w:nsid w:val="18727C19"/>
    <w:multiLevelType w:val="hybridMultilevel"/>
    <w:tmpl w:val="466AAF7E"/>
    <w:lvl w:ilvl="0" w:tplc="FA9CD6E8">
      <w:start w:val="1"/>
      <w:numFmt w:val="bullet"/>
      <w:lvlText w:val=""/>
      <w:lvlJc w:val="left"/>
      <w:pPr>
        <w:tabs>
          <w:tab w:val="num" w:pos="720"/>
        </w:tabs>
        <w:ind w:left="720" w:hanging="360"/>
      </w:pPr>
      <w:rPr>
        <w:rFonts w:ascii="Wingdings 3" w:hAnsi="Wingdings 3" w:hint="default"/>
      </w:rPr>
    </w:lvl>
    <w:lvl w:ilvl="1" w:tplc="054439EC" w:tentative="1">
      <w:start w:val="1"/>
      <w:numFmt w:val="bullet"/>
      <w:lvlText w:val=""/>
      <w:lvlJc w:val="left"/>
      <w:pPr>
        <w:tabs>
          <w:tab w:val="num" w:pos="1440"/>
        </w:tabs>
        <w:ind w:left="1440" w:hanging="360"/>
      </w:pPr>
      <w:rPr>
        <w:rFonts w:ascii="Wingdings 3" w:hAnsi="Wingdings 3" w:hint="default"/>
      </w:rPr>
    </w:lvl>
    <w:lvl w:ilvl="2" w:tplc="990AC2B4" w:tentative="1">
      <w:start w:val="1"/>
      <w:numFmt w:val="bullet"/>
      <w:lvlText w:val=""/>
      <w:lvlJc w:val="left"/>
      <w:pPr>
        <w:tabs>
          <w:tab w:val="num" w:pos="2160"/>
        </w:tabs>
        <w:ind w:left="2160" w:hanging="360"/>
      </w:pPr>
      <w:rPr>
        <w:rFonts w:ascii="Wingdings 3" w:hAnsi="Wingdings 3" w:hint="default"/>
      </w:rPr>
    </w:lvl>
    <w:lvl w:ilvl="3" w:tplc="FAE247D8" w:tentative="1">
      <w:start w:val="1"/>
      <w:numFmt w:val="bullet"/>
      <w:lvlText w:val=""/>
      <w:lvlJc w:val="left"/>
      <w:pPr>
        <w:tabs>
          <w:tab w:val="num" w:pos="2880"/>
        </w:tabs>
        <w:ind w:left="2880" w:hanging="360"/>
      </w:pPr>
      <w:rPr>
        <w:rFonts w:ascii="Wingdings 3" w:hAnsi="Wingdings 3" w:hint="default"/>
      </w:rPr>
    </w:lvl>
    <w:lvl w:ilvl="4" w:tplc="AC1066CA" w:tentative="1">
      <w:start w:val="1"/>
      <w:numFmt w:val="bullet"/>
      <w:lvlText w:val=""/>
      <w:lvlJc w:val="left"/>
      <w:pPr>
        <w:tabs>
          <w:tab w:val="num" w:pos="3600"/>
        </w:tabs>
        <w:ind w:left="3600" w:hanging="360"/>
      </w:pPr>
      <w:rPr>
        <w:rFonts w:ascii="Wingdings 3" w:hAnsi="Wingdings 3" w:hint="default"/>
      </w:rPr>
    </w:lvl>
    <w:lvl w:ilvl="5" w:tplc="DF460F76" w:tentative="1">
      <w:start w:val="1"/>
      <w:numFmt w:val="bullet"/>
      <w:lvlText w:val=""/>
      <w:lvlJc w:val="left"/>
      <w:pPr>
        <w:tabs>
          <w:tab w:val="num" w:pos="4320"/>
        </w:tabs>
        <w:ind w:left="4320" w:hanging="360"/>
      </w:pPr>
      <w:rPr>
        <w:rFonts w:ascii="Wingdings 3" w:hAnsi="Wingdings 3" w:hint="default"/>
      </w:rPr>
    </w:lvl>
    <w:lvl w:ilvl="6" w:tplc="8E4210E2" w:tentative="1">
      <w:start w:val="1"/>
      <w:numFmt w:val="bullet"/>
      <w:lvlText w:val=""/>
      <w:lvlJc w:val="left"/>
      <w:pPr>
        <w:tabs>
          <w:tab w:val="num" w:pos="5040"/>
        </w:tabs>
        <w:ind w:left="5040" w:hanging="360"/>
      </w:pPr>
      <w:rPr>
        <w:rFonts w:ascii="Wingdings 3" w:hAnsi="Wingdings 3" w:hint="default"/>
      </w:rPr>
    </w:lvl>
    <w:lvl w:ilvl="7" w:tplc="0A1403B2" w:tentative="1">
      <w:start w:val="1"/>
      <w:numFmt w:val="bullet"/>
      <w:lvlText w:val=""/>
      <w:lvlJc w:val="left"/>
      <w:pPr>
        <w:tabs>
          <w:tab w:val="num" w:pos="5760"/>
        </w:tabs>
        <w:ind w:left="5760" w:hanging="360"/>
      </w:pPr>
      <w:rPr>
        <w:rFonts w:ascii="Wingdings 3" w:hAnsi="Wingdings 3" w:hint="default"/>
      </w:rPr>
    </w:lvl>
    <w:lvl w:ilvl="8" w:tplc="32901414" w:tentative="1">
      <w:start w:val="1"/>
      <w:numFmt w:val="bullet"/>
      <w:lvlText w:val=""/>
      <w:lvlJc w:val="left"/>
      <w:pPr>
        <w:tabs>
          <w:tab w:val="num" w:pos="6480"/>
        </w:tabs>
        <w:ind w:left="6480" w:hanging="360"/>
      </w:pPr>
      <w:rPr>
        <w:rFonts w:ascii="Wingdings 3" w:hAnsi="Wingdings 3" w:hint="default"/>
      </w:rPr>
    </w:lvl>
  </w:abstractNum>
  <w:abstractNum w:abstractNumId="3">
    <w:nsid w:val="497A0800"/>
    <w:multiLevelType w:val="hybridMultilevel"/>
    <w:tmpl w:val="5EEAA78C"/>
    <w:lvl w:ilvl="0" w:tplc="1A14B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64D20CC7"/>
    <w:multiLevelType w:val="hybridMultilevel"/>
    <w:tmpl w:val="70E8FD2A"/>
    <w:lvl w:ilvl="0" w:tplc="494AFB7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nsid w:val="694B42A9"/>
    <w:multiLevelType w:val="hybridMultilevel"/>
    <w:tmpl w:val="2DA69052"/>
    <w:lvl w:ilvl="0" w:tplc="15FCBAB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C5C64DA"/>
    <w:multiLevelType w:val="hybridMultilevel"/>
    <w:tmpl w:val="EA5EA990"/>
    <w:lvl w:ilvl="0" w:tplc="63C624E0">
      <w:start w:val="1"/>
      <w:numFmt w:val="decimal"/>
      <w:lvlText w:val="%1."/>
      <w:lvlJc w:val="left"/>
      <w:pPr>
        <w:ind w:left="720" w:hanging="360"/>
      </w:pPr>
      <w:rPr>
        <w:rFonts w:hint="default"/>
        <w:b/>
        <w:sz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734873FF"/>
    <w:multiLevelType w:val="multilevel"/>
    <w:tmpl w:val="9258B8C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8">
    <w:nsid w:val="778447EE"/>
    <w:multiLevelType w:val="hybridMultilevel"/>
    <w:tmpl w:val="5EC65BC6"/>
    <w:lvl w:ilvl="0" w:tplc="EFFC43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DD400FE"/>
    <w:multiLevelType w:val="hybridMultilevel"/>
    <w:tmpl w:val="E6EA48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5"/>
  </w:num>
  <w:num w:numId="3">
    <w:abstractNumId w:val="8"/>
  </w:num>
  <w:num w:numId="4">
    <w:abstractNumId w:val="9"/>
  </w:num>
  <w:num w:numId="5">
    <w:abstractNumId w:val="6"/>
  </w:num>
  <w:num w:numId="6">
    <w:abstractNumId w:val="0"/>
  </w:num>
  <w:num w:numId="7">
    <w:abstractNumId w:val="7"/>
  </w:num>
  <w:num w:numId="8">
    <w:abstractNumId w:val="4"/>
  </w:num>
  <w:num w:numId="9">
    <w:abstractNumId w:val="1"/>
    <w:lvlOverride w:ilvl="0">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D1E96"/>
    <w:rsid w:val="0001390A"/>
    <w:rsid w:val="000224A8"/>
    <w:rsid w:val="00063D16"/>
    <w:rsid w:val="000650D1"/>
    <w:rsid w:val="000773A8"/>
    <w:rsid w:val="00091CF0"/>
    <w:rsid w:val="000C4DA0"/>
    <w:rsid w:val="000D5D31"/>
    <w:rsid w:val="000D6114"/>
    <w:rsid w:val="000E5A8F"/>
    <w:rsid w:val="0010750C"/>
    <w:rsid w:val="00111762"/>
    <w:rsid w:val="00143357"/>
    <w:rsid w:val="0016106E"/>
    <w:rsid w:val="001818D6"/>
    <w:rsid w:val="001B17BD"/>
    <w:rsid w:val="001D661A"/>
    <w:rsid w:val="00222B0F"/>
    <w:rsid w:val="002A1E9A"/>
    <w:rsid w:val="002A30A7"/>
    <w:rsid w:val="00342167"/>
    <w:rsid w:val="0037124C"/>
    <w:rsid w:val="00381C04"/>
    <w:rsid w:val="003B2368"/>
    <w:rsid w:val="00402A0F"/>
    <w:rsid w:val="004048DE"/>
    <w:rsid w:val="00432FD3"/>
    <w:rsid w:val="004550AD"/>
    <w:rsid w:val="00466C99"/>
    <w:rsid w:val="004A36A8"/>
    <w:rsid w:val="004A6B1B"/>
    <w:rsid w:val="004D2345"/>
    <w:rsid w:val="005162AC"/>
    <w:rsid w:val="00583DA4"/>
    <w:rsid w:val="00592476"/>
    <w:rsid w:val="005A3886"/>
    <w:rsid w:val="005F2A43"/>
    <w:rsid w:val="00601BB4"/>
    <w:rsid w:val="00636D0A"/>
    <w:rsid w:val="00670A93"/>
    <w:rsid w:val="00671522"/>
    <w:rsid w:val="006857EC"/>
    <w:rsid w:val="006E6B02"/>
    <w:rsid w:val="006E6D48"/>
    <w:rsid w:val="006F3588"/>
    <w:rsid w:val="007052B7"/>
    <w:rsid w:val="00730364"/>
    <w:rsid w:val="00734140"/>
    <w:rsid w:val="00750F96"/>
    <w:rsid w:val="007A12B8"/>
    <w:rsid w:val="007B14E1"/>
    <w:rsid w:val="007C1751"/>
    <w:rsid w:val="007C2CD4"/>
    <w:rsid w:val="007C2D79"/>
    <w:rsid w:val="007C5098"/>
    <w:rsid w:val="007E7715"/>
    <w:rsid w:val="00803E69"/>
    <w:rsid w:val="008355CD"/>
    <w:rsid w:val="008415DB"/>
    <w:rsid w:val="0084399C"/>
    <w:rsid w:val="0087475E"/>
    <w:rsid w:val="00882AE5"/>
    <w:rsid w:val="008A2572"/>
    <w:rsid w:val="008B6419"/>
    <w:rsid w:val="008C2C01"/>
    <w:rsid w:val="008E109E"/>
    <w:rsid w:val="00902AFA"/>
    <w:rsid w:val="00911137"/>
    <w:rsid w:val="0091758A"/>
    <w:rsid w:val="00931AA8"/>
    <w:rsid w:val="00986665"/>
    <w:rsid w:val="00990776"/>
    <w:rsid w:val="009960FC"/>
    <w:rsid w:val="009A0261"/>
    <w:rsid w:val="009A18B5"/>
    <w:rsid w:val="009A25AF"/>
    <w:rsid w:val="009B55E1"/>
    <w:rsid w:val="009B6C24"/>
    <w:rsid w:val="00A32D6F"/>
    <w:rsid w:val="00A43670"/>
    <w:rsid w:val="00A567B1"/>
    <w:rsid w:val="00A73497"/>
    <w:rsid w:val="00A83B44"/>
    <w:rsid w:val="00A90202"/>
    <w:rsid w:val="00AC1F9D"/>
    <w:rsid w:val="00AD52CA"/>
    <w:rsid w:val="00AE5B9E"/>
    <w:rsid w:val="00B05F4B"/>
    <w:rsid w:val="00B22C98"/>
    <w:rsid w:val="00B260F9"/>
    <w:rsid w:val="00B323F9"/>
    <w:rsid w:val="00B54104"/>
    <w:rsid w:val="00B760DC"/>
    <w:rsid w:val="00B93E0C"/>
    <w:rsid w:val="00BD20B5"/>
    <w:rsid w:val="00BE1213"/>
    <w:rsid w:val="00C1607C"/>
    <w:rsid w:val="00C46609"/>
    <w:rsid w:val="00C56626"/>
    <w:rsid w:val="00CC1E33"/>
    <w:rsid w:val="00CD1E96"/>
    <w:rsid w:val="00CD2525"/>
    <w:rsid w:val="00CD2C88"/>
    <w:rsid w:val="00CD3B48"/>
    <w:rsid w:val="00CE3FFB"/>
    <w:rsid w:val="00D13BD1"/>
    <w:rsid w:val="00D2394B"/>
    <w:rsid w:val="00D25202"/>
    <w:rsid w:val="00D46C54"/>
    <w:rsid w:val="00D65D47"/>
    <w:rsid w:val="00DD2CAB"/>
    <w:rsid w:val="00DF1E7B"/>
    <w:rsid w:val="00DF2EAB"/>
    <w:rsid w:val="00E10E7C"/>
    <w:rsid w:val="00E222B9"/>
    <w:rsid w:val="00E301AF"/>
    <w:rsid w:val="00E45C37"/>
    <w:rsid w:val="00E86704"/>
    <w:rsid w:val="00ED0F6C"/>
    <w:rsid w:val="00EF25B9"/>
    <w:rsid w:val="00F00AE5"/>
    <w:rsid w:val="00F23438"/>
    <w:rsid w:val="00F33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MS Mincho"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1E96"/>
    <w:pPr>
      <w:suppressAutoHyphens/>
      <w:spacing w:after="0" w:line="240" w:lineRule="auto"/>
    </w:pPr>
    <w:rPr>
      <w:rFonts w:ascii="Times New Roman" w:eastAsia="Times New Roman" w:hAnsi="Times New Roman" w:cs="Calibri"/>
      <w:sz w:val="26"/>
      <w:szCs w:val="24"/>
      <w:lang w:val="en-US" w:bidi="en-US"/>
    </w:rPr>
  </w:style>
  <w:style w:type="paragraph" w:styleId="1">
    <w:name w:val="heading 1"/>
    <w:basedOn w:val="a"/>
    <w:next w:val="a"/>
    <w:link w:val="10"/>
    <w:qFormat/>
    <w:rsid w:val="00882AE5"/>
    <w:pPr>
      <w:spacing w:line="360" w:lineRule="auto"/>
      <w:outlineLvl w:val="0"/>
    </w:pPr>
    <w:rPr>
      <w:b/>
      <w:sz w:val="36"/>
    </w:rPr>
  </w:style>
  <w:style w:type="paragraph" w:styleId="2">
    <w:name w:val="heading 2"/>
    <w:basedOn w:val="a"/>
    <w:next w:val="a"/>
    <w:link w:val="20"/>
    <w:unhideWhenUsed/>
    <w:qFormat/>
    <w:rsid w:val="00E301AF"/>
    <w:pPr>
      <w:keepNext/>
      <w:spacing w:before="240" w:after="60" w:line="360" w:lineRule="auto"/>
      <w:outlineLvl w:val="1"/>
    </w:pPr>
    <w:rPr>
      <w:rFonts w:cs="Times New Roman"/>
      <w:b/>
      <w:bCs/>
      <w:iCs/>
      <w:sz w:val="3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1E96"/>
    <w:pPr>
      <w:suppressAutoHyphens w:val="0"/>
      <w:ind w:left="720"/>
      <w:contextualSpacing/>
    </w:pPr>
    <w:rPr>
      <w:rFonts w:cs="Times New Roman"/>
      <w:sz w:val="24"/>
      <w:lang w:val="ru-RU" w:eastAsia="ru-RU" w:bidi="ar-SA"/>
    </w:rPr>
  </w:style>
  <w:style w:type="character" w:customStyle="1" w:styleId="10">
    <w:name w:val="Заголовок 1 Знак"/>
    <w:basedOn w:val="a0"/>
    <w:link w:val="1"/>
    <w:rsid w:val="00882AE5"/>
    <w:rPr>
      <w:rFonts w:ascii="Times New Roman" w:eastAsia="Times New Roman" w:hAnsi="Times New Roman" w:cs="Calibri"/>
      <w:b/>
      <w:sz w:val="36"/>
      <w:szCs w:val="24"/>
      <w:lang w:bidi="en-US"/>
    </w:rPr>
  </w:style>
  <w:style w:type="table" w:styleId="a4">
    <w:name w:val="Table Grid"/>
    <w:basedOn w:val="a1"/>
    <w:uiPriority w:val="59"/>
    <w:rsid w:val="00874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rsid w:val="00E301AF"/>
    <w:rPr>
      <w:rFonts w:ascii="Times New Roman" w:eastAsia="Times New Roman" w:hAnsi="Times New Roman" w:cs="Times New Roman"/>
      <w:b/>
      <w:bCs/>
      <w:iCs/>
      <w:sz w:val="32"/>
      <w:szCs w:val="28"/>
      <w:lang w:val="en-US" w:bidi="en-US"/>
    </w:rPr>
  </w:style>
  <w:style w:type="paragraph" w:styleId="a5">
    <w:name w:val="Balloon Text"/>
    <w:basedOn w:val="a"/>
    <w:link w:val="a6"/>
    <w:uiPriority w:val="99"/>
    <w:semiHidden/>
    <w:unhideWhenUsed/>
    <w:rsid w:val="00CD3B48"/>
    <w:rPr>
      <w:rFonts w:ascii="Tahoma" w:hAnsi="Tahoma" w:cs="Tahoma"/>
      <w:sz w:val="16"/>
      <w:szCs w:val="16"/>
    </w:rPr>
  </w:style>
  <w:style w:type="character" w:customStyle="1" w:styleId="a6">
    <w:name w:val="Текст выноски Знак"/>
    <w:basedOn w:val="a0"/>
    <w:link w:val="a5"/>
    <w:uiPriority w:val="99"/>
    <w:semiHidden/>
    <w:rsid w:val="00CD3B48"/>
    <w:rPr>
      <w:rFonts w:ascii="Tahoma" w:eastAsia="Times New Roman" w:hAnsi="Tahoma" w:cs="Tahoma"/>
      <w:sz w:val="16"/>
      <w:szCs w:val="16"/>
      <w:lang w:val="en-US" w:bidi="en-US"/>
    </w:rPr>
  </w:style>
  <w:style w:type="paragraph" w:styleId="a7">
    <w:name w:val="Subtitle"/>
    <w:basedOn w:val="a"/>
    <w:next w:val="a"/>
    <w:link w:val="a8"/>
    <w:uiPriority w:val="11"/>
    <w:qFormat/>
    <w:rsid w:val="00E301AF"/>
    <w:pPr>
      <w:numPr>
        <w:ilvl w:val="1"/>
      </w:numPr>
    </w:pPr>
    <w:rPr>
      <w:rFonts w:eastAsiaTheme="majorEastAsia" w:cstheme="majorBidi"/>
      <w:b/>
      <w:iCs/>
      <w:spacing w:val="15"/>
      <w:sz w:val="28"/>
    </w:rPr>
  </w:style>
  <w:style w:type="character" w:customStyle="1" w:styleId="a8">
    <w:name w:val="Подзаголовок Знак"/>
    <w:basedOn w:val="a0"/>
    <w:link w:val="a7"/>
    <w:uiPriority w:val="11"/>
    <w:rsid w:val="00E301AF"/>
    <w:rPr>
      <w:rFonts w:ascii="Times New Roman" w:eastAsiaTheme="majorEastAsia" w:hAnsi="Times New Roman" w:cstheme="majorBidi"/>
      <w:b/>
      <w:iCs/>
      <w:spacing w:val="15"/>
      <w:sz w:val="28"/>
      <w:szCs w:val="24"/>
      <w:lang w:val="en-US" w:bidi="en-US"/>
    </w:rPr>
  </w:style>
  <w:style w:type="paragraph" w:styleId="a9">
    <w:name w:val="header"/>
    <w:basedOn w:val="a"/>
    <w:link w:val="aa"/>
    <w:uiPriority w:val="99"/>
    <w:unhideWhenUsed/>
    <w:rsid w:val="005162AC"/>
    <w:pPr>
      <w:tabs>
        <w:tab w:val="center" w:pos="4677"/>
        <w:tab w:val="right" w:pos="9355"/>
      </w:tabs>
    </w:pPr>
  </w:style>
  <w:style w:type="character" w:customStyle="1" w:styleId="aa">
    <w:name w:val="Верхний колонтитул Знак"/>
    <w:basedOn w:val="a0"/>
    <w:link w:val="a9"/>
    <w:uiPriority w:val="99"/>
    <w:rsid w:val="005162AC"/>
    <w:rPr>
      <w:rFonts w:ascii="Times New Roman" w:eastAsia="Times New Roman" w:hAnsi="Times New Roman" w:cs="Calibri"/>
      <w:sz w:val="26"/>
      <w:szCs w:val="24"/>
      <w:lang w:val="en-US" w:bidi="en-US"/>
    </w:rPr>
  </w:style>
  <w:style w:type="paragraph" w:styleId="ab">
    <w:name w:val="footer"/>
    <w:basedOn w:val="a"/>
    <w:link w:val="ac"/>
    <w:uiPriority w:val="99"/>
    <w:unhideWhenUsed/>
    <w:rsid w:val="005162AC"/>
    <w:pPr>
      <w:tabs>
        <w:tab w:val="center" w:pos="4677"/>
        <w:tab w:val="right" w:pos="9355"/>
      </w:tabs>
    </w:pPr>
  </w:style>
  <w:style w:type="character" w:customStyle="1" w:styleId="ac">
    <w:name w:val="Нижний колонтитул Знак"/>
    <w:basedOn w:val="a0"/>
    <w:link w:val="ab"/>
    <w:uiPriority w:val="99"/>
    <w:rsid w:val="005162AC"/>
    <w:rPr>
      <w:rFonts w:ascii="Times New Roman" w:eastAsia="Times New Roman" w:hAnsi="Times New Roman" w:cs="Calibri"/>
      <w:sz w:val="26"/>
      <w:szCs w:val="24"/>
      <w:lang w:val="en-US" w:bidi="en-US"/>
    </w:rPr>
  </w:style>
  <w:style w:type="paragraph" w:styleId="ad">
    <w:name w:val="TOC Heading"/>
    <w:basedOn w:val="1"/>
    <w:next w:val="a"/>
    <w:uiPriority w:val="39"/>
    <w:semiHidden/>
    <w:unhideWhenUsed/>
    <w:qFormat/>
    <w:rsid w:val="005162AC"/>
    <w:pPr>
      <w:keepNext/>
      <w:keepLines/>
      <w:suppressAutoHyphens w:val="0"/>
      <w:spacing w:before="480" w:line="276" w:lineRule="auto"/>
      <w:outlineLvl w:val="9"/>
    </w:pPr>
    <w:rPr>
      <w:rFonts w:asciiTheme="majorHAnsi" w:eastAsiaTheme="majorEastAsia" w:hAnsiTheme="majorHAnsi" w:cstheme="majorBidi"/>
      <w:bCs/>
      <w:color w:val="365F91" w:themeColor="accent1" w:themeShade="BF"/>
      <w:sz w:val="28"/>
      <w:szCs w:val="28"/>
      <w:lang w:val="ru-RU" w:eastAsia="ru-RU" w:bidi="ar-SA"/>
    </w:rPr>
  </w:style>
  <w:style w:type="paragraph" w:styleId="11">
    <w:name w:val="toc 1"/>
    <w:basedOn w:val="a"/>
    <w:next w:val="a"/>
    <w:autoRedefine/>
    <w:uiPriority w:val="39"/>
    <w:unhideWhenUsed/>
    <w:rsid w:val="005162AC"/>
    <w:pPr>
      <w:spacing w:after="100"/>
    </w:pPr>
  </w:style>
  <w:style w:type="character" w:styleId="ae">
    <w:name w:val="Hyperlink"/>
    <w:basedOn w:val="a0"/>
    <w:uiPriority w:val="99"/>
    <w:unhideWhenUsed/>
    <w:rsid w:val="005162AC"/>
    <w:rPr>
      <w:color w:val="0000FF" w:themeColor="hyperlink"/>
      <w:u w:val="single"/>
    </w:rPr>
  </w:style>
  <w:style w:type="paragraph" w:styleId="21">
    <w:name w:val="toc 2"/>
    <w:basedOn w:val="a"/>
    <w:next w:val="a"/>
    <w:autoRedefine/>
    <w:uiPriority w:val="39"/>
    <w:unhideWhenUsed/>
    <w:rsid w:val="005162AC"/>
    <w:pPr>
      <w:spacing w:after="100"/>
      <w:ind w:left="260"/>
    </w:pPr>
  </w:style>
  <w:style w:type="paragraph" w:customStyle="1" w:styleId="references">
    <w:name w:val="references"/>
    <w:uiPriority w:val="99"/>
    <w:rsid w:val="00B54104"/>
    <w:pPr>
      <w:spacing w:after="50" w:line="180" w:lineRule="exact"/>
      <w:jc w:val="both"/>
    </w:pPr>
    <w:rPr>
      <w:rFonts w:ascii="Times New Roman" w:eastAsia="Times New Roman" w:hAnsi="Times New Roman" w:cs="Times New Roman"/>
      <w:noProof/>
      <w:sz w:val="16"/>
      <w:szCs w:val="16"/>
      <w:lang w:val="en-US"/>
    </w:rPr>
  </w:style>
  <w:style w:type="character" w:styleId="af">
    <w:name w:val="Emphasis"/>
    <w:basedOn w:val="a0"/>
    <w:uiPriority w:val="20"/>
    <w:qFormat/>
    <w:rsid w:val="00B5410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9169750">
      <w:bodyDiv w:val="1"/>
      <w:marLeft w:val="0"/>
      <w:marRight w:val="0"/>
      <w:marTop w:val="0"/>
      <w:marBottom w:val="0"/>
      <w:divBdr>
        <w:top w:val="none" w:sz="0" w:space="0" w:color="auto"/>
        <w:left w:val="none" w:sz="0" w:space="0" w:color="auto"/>
        <w:bottom w:val="none" w:sz="0" w:space="0" w:color="auto"/>
        <w:right w:val="none" w:sz="0" w:space="0" w:color="auto"/>
      </w:divBdr>
      <w:divsChild>
        <w:div w:id="1284917914">
          <w:marLeft w:val="576"/>
          <w:marRight w:val="0"/>
          <w:marTop w:val="80"/>
          <w:marBottom w:val="0"/>
          <w:divBdr>
            <w:top w:val="none" w:sz="0" w:space="0" w:color="auto"/>
            <w:left w:val="none" w:sz="0" w:space="0" w:color="auto"/>
            <w:bottom w:val="none" w:sz="0" w:space="0" w:color="auto"/>
            <w:right w:val="none" w:sz="0" w:space="0" w:color="auto"/>
          </w:divBdr>
        </w:div>
        <w:div w:id="178009672">
          <w:marLeft w:val="576"/>
          <w:marRight w:val="0"/>
          <w:marTop w:val="80"/>
          <w:marBottom w:val="0"/>
          <w:divBdr>
            <w:top w:val="none" w:sz="0" w:space="0" w:color="auto"/>
            <w:left w:val="none" w:sz="0" w:space="0" w:color="auto"/>
            <w:bottom w:val="none" w:sz="0" w:space="0" w:color="auto"/>
            <w:right w:val="none" w:sz="0" w:space="0" w:color="auto"/>
          </w:divBdr>
        </w:div>
        <w:div w:id="140854351">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0E32E3-05F4-4963-AEDB-010449884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3294</Words>
  <Characters>18779</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22029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Sotnik</dc:creator>
  <cp:lastModifiedBy>Хамяк</cp:lastModifiedBy>
  <cp:revision>5</cp:revision>
  <dcterms:created xsi:type="dcterms:W3CDTF">2017-12-22T04:18:00Z</dcterms:created>
  <dcterms:modified xsi:type="dcterms:W3CDTF">2017-12-22T04:31:00Z</dcterms:modified>
</cp:coreProperties>
</file>